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CAF7" w14:textId="3F9F80F6" w:rsidR="00EF7E7E" w:rsidRDefault="0023554B" w:rsidP="00EF7E7E">
      <w:pPr>
        <w:pStyle w:val="Heading2"/>
      </w:pPr>
      <w:r>
        <w:t xml:space="preserve">Practice </w:t>
      </w:r>
      <w:r>
        <w:t>for t</w:t>
      </w:r>
      <w:r w:rsidR="00EF7E7E">
        <w:t>opic 2 – 7– Circular motion</w:t>
      </w:r>
    </w:p>
    <w:p w14:paraId="7CCF2A8C" w14:textId="77777777" w:rsidR="00555A81" w:rsidRPr="003C68B2" w:rsidRDefault="00555A81" w:rsidP="003C68B2">
      <w:pPr>
        <w:rPr>
          <w:sz w:val="22"/>
          <w:szCs w:val="22"/>
        </w:rPr>
      </w:pPr>
      <w:r w:rsidRPr="003C68B2">
        <w:rPr>
          <w:sz w:val="22"/>
          <w:szCs w:val="22"/>
        </w:rPr>
        <w:t xml:space="preserve">1). [C]  </w:t>
      </w:r>
    </w:p>
    <w:p w14:paraId="6CD41375" w14:textId="73471760" w:rsidR="00EF7E7E" w:rsidRPr="003C68B2" w:rsidRDefault="00555A81" w:rsidP="003C68B2">
      <w:pPr>
        <w:rPr>
          <w:sz w:val="22"/>
          <w:szCs w:val="22"/>
        </w:rPr>
      </w:pPr>
      <w:r w:rsidRPr="003C68B2">
        <w:rPr>
          <w:sz w:val="22"/>
          <w:szCs w:val="22"/>
        </w:rPr>
        <w:t xml:space="preserve">a).  Your partner doesn’t remember </w:t>
      </w:r>
      <w:r w:rsidRPr="003C68B2">
        <w:rPr>
          <w:i/>
          <w:iCs/>
          <w:sz w:val="22"/>
          <w:szCs w:val="22"/>
        </w:rPr>
        <w:t>why</w:t>
      </w:r>
      <w:r w:rsidRPr="003C68B2">
        <w:rPr>
          <w:sz w:val="22"/>
          <w:szCs w:val="22"/>
        </w:rPr>
        <w:t xml:space="preserve"> </w:t>
      </w:r>
      <m:oMath>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(t)</m:t>
        </m:r>
      </m:oMath>
      <w:r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sin</m:t>
        </m:r>
        <m:r>
          <w:rPr>
            <w:rFonts w:ascii="Cambria Math" w:eastAsiaTheme="minorEastAsia" w:hAnsi="Cambria Math"/>
            <w:sz w:val="22"/>
            <w:szCs w:val="22"/>
          </w:rPr>
          <m:t>(t)</m:t>
        </m:r>
      </m:oMath>
      <w:r w:rsidRPr="003C68B2">
        <w:rPr>
          <w:rFonts w:eastAsiaTheme="minorEastAsia"/>
          <w:sz w:val="22"/>
          <w:szCs w:val="22"/>
        </w:rPr>
        <w:t xml:space="preserve"> define a </w:t>
      </w:r>
      <w:r w:rsidRPr="003C68B2">
        <w:rPr>
          <w:rFonts w:eastAsiaTheme="minorEastAsia"/>
          <w:i/>
          <w:iCs/>
          <w:sz w:val="22"/>
          <w:szCs w:val="22"/>
        </w:rPr>
        <w:t>circular</w:t>
      </w:r>
      <w:r w:rsidRPr="003C68B2">
        <w:rPr>
          <w:rFonts w:eastAsiaTheme="minorEastAsia"/>
          <w:sz w:val="22"/>
          <w:szCs w:val="22"/>
        </w:rPr>
        <w:t xml:space="preserve"> motion.  Explain why this is true.</w:t>
      </w:r>
    </w:p>
    <w:p w14:paraId="6C62528A" w14:textId="1C036BAF" w:rsidR="004C5FF8" w:rsidRDefault="00555A81" w:rsidP="003C68B2">
      <w:pPr>
        <w:rPr>
          <w:rFonts w:eastAsiaTheme="minorEastAsia"/>
          <w:sz w:val="22"/>
          <w:szCs w:val="22"/>
        </w:rPr>
      </w:pPr>
      <w:r w:rsidRPr="003C68B2">
        <w:rPr>
          <w:sz w:val="22"/>
          <w:szCs w:val="22"/>
        </w:rPr>
        <w:t xml:space="preserve">b).  Would </w:t>
      </w:r>
      <m:oMath>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(t)</m:t>
        </m:r>
      </m:oMath>
      <w:r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cos⁡</m:t>
        </m:r>
        <m:r>
          <w:rPr>
            <w:rFonts w:ascii="Cambria Math" w:eastAsiaTheme="minorEastAsia" w:hAnsi="Cambria Math"/>
            <w:sz w:val="22"/>
            <w:szCs w:val="22"/>
          </w:rPr>
          <m:t>(t)</m:t>
        </m:r>
      </m:oMath>
      <w:r w:rsidRPr="003C68B2">
        <w:rPr>
          <w:rFonts w:eastAsiaTheme="minorEastAsia"/>
          <w:sz w:val="22"/>
          <w:szCs w:val="22"/>
        </w:rPr>
        <w:t xml:space="preserve"> define a circular motion?  Is it different from the pair of equations in part a?  how?</w:t>
      </w:r>
    </w:p>
    <w:p w14:paraId="21787A22" w14:textId="77777777" w:rsidR="003C68B2" w:rsidRPr="003C68B2" w:rsidRDefault="003C68B2" w:rsidP="003C68B2">
      <w:pPr>
        <w:rPr>
          <w:rFonts w:eastAsiaTheme="minorEastAsia"/>
          <w:sz w:val="22"/>
          <w:szCs w:val="22"/>
        </w:rPr>
      </w:pPr>
    </w:p>
    <w:p w14:paraId="4D7FA500" w14:textId="03AD8E38" w:rsidR="00555A81" w:rsidRPr="003C68B2" w:rsidRDefault="00555A81" w:rsidP="003C68B2">
      <w:pPr>
        <w:rPr>
          <w:iCs/>
          <w:sz w:val="22"/>
          <w:szCs w:val="22"/>
        </w:rPr>
      </w:pPr>
      <w:r w:rsidRPr="003C68B2">
        <w:rPr>
          <w:rFonts w:eastAsiaTheme="minorEastAsia"/>
          <w:sz w:val="22"/>
          <w:szCs w:val="22"/>
        </w:rPr>
        <w:t xml:space="preserve">2).  </w:t>
      </w:r>
      <w:r w:rsidR="003C68B2">
        <w:rPr>
          <w:rFonts w:eastAsiaTheme="minorEastAsia"/>
          <w:sz w:val="22"/>
          <w:szCs w:val="22"/>
        </w:rPr>
        <w:t xml:space="preserve">[P]  </w:t>
      </w:r>
      <w:r w:rsidRPr="003C68B2">
        <w:rPr>
          <w:rFonts w:eastAsiaTheme="minorEastAsia"/>
          <w:sz w:val="22"/>
          <w:szCs w:val="22"/>
        </w:rPr>
        <w:t>Write the equation for circular motion around a circle radius 3, centered on (-4, 5).</w:t>
      </w:r>
    </w:p>
    <w:p w14:paraId="567D2805" w14:textId="77777777" w:rsidR="003C68B2" w:rsidRDefault="003C68B2" w:rsidP="003C68B2">
      <w:pPr>
        <w:rPr>
          <w:rFonts w:eastAsiaTheme="minorEastAsia"/>
          <w:sz w:val="22"/>
          <w:szCs w:val="22"/>
        </w:rPr>
      </w:pPr>
    </w:p>
    <w:p w14:paraId="707C9CCA" w14:textId="1852F530" w:rsidR="006331A9" w:rsidRDefault="006331A9" w:rsidP="006331A9">
      <w:pPr>
        <w:rPr>
          <w:rFonts w:eastAsiaTheme="minorEastAsia"/>
          <w:sz w:val="22"/>
          <w:szCs w:val="22"/>
        </w:rPr>
      </w:pPr>
      <w:r>
        <w:rPr>
          <w:rFonts w:eastAsiaTheme="minorEastAsia"/>
          <w:sz w:val="22"/>
          <w:szCs w:val="22"/>
        </w:rPr>
        <w:t>3</w:t>
      </w:r>
      <w:r w:rsidRPr="003C68B2">
        <w:rPr>
          <w:rFonts w:eastAsiaTheme="minorEastAsia"/>
          <w:sz w:val="22"/>
          <w:szCs w:val="22"/>
        </w:rPr>
        <w:t xml:space="preserve">).  </w:t>
      </w:r>
      <w:r>
        <w:rPr>
          <w:rFonts w:eastAsiaTheme="minorEastAsia"/>
          <w:sz w:val="22"/>
          <w:szCs w:val="22"/>
        </w:rPr>
        <w:t>[C]  The purpose of this question is for you to think clearly about different ways the rotation can be reversed and why each makes sense.</w:t>
      </w:r>
    </w:p>
    <w:p w14:paraId="7797F16F" w14:textId="77777777" w:rsidR="006331A9" w:rsidRPr="003C68B2" w:rsidRDefault="006331A9" w:rsidP="006331A9">
      <w:pPr>
        <w:rPr>
          <w:rFonts w:eastAsiaTheme="minorEastAsia"/>
          <w:sz w:val="22"/>
          <w:szCs w:val="22"/>
        </w:rPr>
      </w:pPr>
      <w:r w:rsidRPr="003C68B2">
        <w:rPr>
          <w:rFonts w:eastAsiaTheme="minorEastAsia"/>
          <w:sz w:val="22"/>
          <w:szCs w:val="22"/>
        </w:rPr>
        <w:t xml:space="preserve">a).  Do </w:t>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cos⁡</m:t>
        </m:r>
        <m:r>
          <w:rPr>
            <w:rFonts w:ascii="Cambria Math" w:eastAsiaTheme="minorEastAsia" w:hAnsi="Cambria Math"/>
            <w:sz w:val="22"/>
            <w:szCs w:val="22"/>
          </w:rPr>
          <m:t>(t)</m:t>
        </m:r>
      </m:oMath>
      <w:r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sin⁡</m:t>
        </m:r>
        <m:r>
          <w:rPr>
            <w:rFonts w:ascii="Cambria Math" w:eastAsiaTheme="minorEastAsia" w:hAnsi="Cambria Math"/>
            <w:sz w:val="22"/>
            <w:szCs w:val="22"/>
          </w:rPr>
          <m:t>(t)</m:t>
        </m:r>
      </m:oMath>
      <w:r w:rsidRPr="003C68B2">
        <w:rPr>
          <w:rFonts w:eastAsiaTheme="minorEastAsia"/>
          <w:sz w:val="22"/>
          <w:szCs w:val="22"/>
        </w:rPr>
        <w:t xml:space="preserve"> define clockwise or anti-clockwise movement?</w:t>
      </w:r>
    </w:p>
    <w:p w14:paraId="1B161980" w14:textId="77777777" w:rsidR="006331A9" w:rsidRPr="00DD3B11" w:rsidRDefault="006331A9" w:rsidP="006331A9">
      <w:pPr>
        <w:spacing w:after="0" w:line="240" w:lineRule="auto"/>
        <w:rPr>
          <w:rFonts w:eastAsiaTheme="minorEastAsia"/>
          <w:sz w:val="22"/>
          <w:szCs w:val="22"/>
        </w:rPr>
      </w:pPr>
      <w:r w:rsidRPr="003C68B2">
        <w:rPr>
          <w:rFonts w:eastAsiaTheme="minorEastAsia"/>
          <w:sz w:val="22"/>
          <w:szCs w:val="22"/>
        </w:rPr>
        <w:t xml:space="preserve">b).  For each of the following sets of equations, decide if they cause the movement to go </w:t>
      </w:r>
      <w:r w:rsidRPr="003C68B2">
        <w:rPr>
          <w:rFonts w:eastAsiaTheme="minorEastAsia"/>
          <w:i/>
          <w:iCs/>
          <w:sz w:val="22"/>
          <w:szCs w:val="22"/>
        </w:rPr>
        <w:t>the other direction</w:t>
      </w:r>
      <w:r w:rsidRPr="003C68B2">
        <w:rPr>
          <w:rFonts w:eastAsiaTheme="minorEastAsia"/>
          <w:sz w:val="22"/>
          <w:szCs w:val="22"/>
        </w:rPr>
        <w:t xml:space="preserve"> from the basic equations in part a</w:t>
      </w:r>
      <w:r>
        <w:rPr>
          <w:rFonts w:eastAsiaTheme="minorEastAsia"/>
          <w:sz w:val="22"/>
          <w:szCs w:val="22"/>
        </w:rPr>
        <w:t>.</w:t>
      </w:r>
    </w:p>
    <w:p w14:paraId="39DD05D0" w14:textId="77777777" w:rsidR="006331A9" w:rsidRDefault="006331A9" w:rsidP="006331A9">
      <w:pPr>
        <w:spacing w:after="0" w:line="240" w:lineRule="auto"/>
        <w:rPr>
          <w:rFonts w:eastAsiaTheme="minorEastAsia"/>
          <w:sz w:val="22"/>
          <w:szCs w:val="22"/>
        </w:rPr>
      </w:pPr>
      <w:r>
        <w:rPr>
          <w:rFonts w:eastAsiaTheme="minorEastAsia"/>
          <w:sz w:val="22"/>
          <w:szCs w:val="22"/>
        </w:rPr>
        <w:tab/>
        <w:t xml:space="preserve">i.   </w:t>
      </w:r>
      <w:r>
        <w:rPr>
          <w:rFonts w:eastAsiaTheme="minorEastAsia"/>
          <w:sz w:val="22"/>
          <w:szCs w:val="22"/>
        </w:rPr>
        <w:tab/>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cos</m:t>
        </m:r>
        <m:r>
          <w:rPr>
            <w:rFonts w:ascii="Cambria Math" w:eastAsiaTheme="minorEastAsia" w:hAnsi="Cambria Math"/>
            <w:sz w:val="22"/>
            <w:szCs w:val="22"/>
          </w:rPr>
          <m:t>(t)</m:t>
        </m:r>
      </m:oMath>
      <w:r>
        <w:rPr>
          <w:rFonts w:eastAsiaTheme="minorEastAsia"/>
          <w:sz w:val="22"/>
          <w:szCs w:val="22"/>
        </w:rPr>
        <w:tab/>
      </w:r>
      <w:r>
        <w:rPr>
          <w:rFonts w:eastAsiaTheme="minorEastAsia"/>
          <w:sz w:val="22"/>
          <w:szCs w:val="22"/>
        </w:rPr>
        <w:tab/>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sin</m:t>
        </m:r>
        <m:r>
          <w:rPr>
            <w:rFonts w:ascii="Cambria Math" w:eastAsiaTheme="minorEastAsia" w:hAnsi="Cambria Math"/>
            <w:sz w:val="22"/>
            <w:szCs w:val="22"/>
          </w:rPr>
          <m:t>(t)</m:t>
        </m:r>
      </m:oMath>
    </w:p>
    <w:p w14:paraId="6F34CCE2" w14:textId="15CD9029" w:rsidR="006331A9" w:rsidRDefault="006331A9" w:rsidP="006331A9">
      <w:pPr>
        <w:spacing w:after="0" w:line="240" w:lineRule="auto"/>
        <w:rPr>
          <w:rFonts w:eastAsiaTheme="minorEastAsia"/>
          <w:sz w:val="22"/>
          <w:szCs w:val="22"/>
        </w:rPr>
      </w:pPr>
      <w:r>
        <w:rPr>
          <w:rFonts w:eastAsiaTheme="minorEastAsia"/>
          <w:sz w:val="22"/>
          <w:szCs w:val="22"/>
        </w:rPr>
        <w:tab/>
        <w:t xml:space="preserve">ii. </w:t>
      </w:r>
      <w:r>
        <w:rPr>
          <w:rFonts w:eastAsiaTheme="minorEastAsia"/>
          <w:sz w:val="22"/>
          <w:szCs w:val="22"/>
        </w:rPr>
        <w:tab/>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r>
                  <w:rPr>
                    <w:rFonts w:ascii="Cambria Math" w:eastAsiaTheme="minorEastAsia" w:hAnsi="Cambria Math"/>
                    <w:sz w:val="22"/>
                    <w:szCs w:val="22"/>
                  </w:rPr>
                  <m:t>t</m:t>
                </m:r>
              </m:e>
            </m:d>
          </m:e>
        </m:func>
      </m:oMath>
      <w:r>
        <w:rPr>
          <w:rFonts w:eastAsiaTheme="minorEastAsia"/>
          <w:sz w:val="22"/>
          <w:szCs w:val="22"/>
        </w:rPr>
        <w:tab/>
      </w:r>
      <w:r>
        <w:rPr>
          <w:rFonts w:eastAsiaTheme="minorEastAsia"/>
          <w:sz w:val="22"/>
          <w:szCs w:val="22"/>
        </w:rPr>
        <w:tab/>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sin</m:t>
        </m:r>
        <m:r>
          <w:rPr>
            <w:rFonts w:ascii="Cambria Math" w:eastAsiaTheme="minorEastAsia" w:hAnsi="Cambria Math"/>
            <w:sz w:val="22"/>
            <w:szCs w:val="22"/>
          </w:rPr>
          <m:t>(t)</m:t>
        </m:r>
      </m:oMath>
    </w:p>
    <w:p w14:paraId="57A4EF83" w14:textId="77777777" w:rsidR="006331A9" w:rsidRDefault="006331A9" w:rsidP="006331A9">
      <w:pPr>
        <w:spacing w:after="0" w:line="240" w:lineRule="auto"/>
        <w:rPr>
          <w:rFonts w:eastAsiaTheme="minorEastAsia"/>
          <w:sz w:val="22"/>
          <w:szCs w:val="22"/>
        </w:rPr>
      </w:pPr>
      <w:r>
        <w:rPr>
          <w:rFonts w:eastAsiaTheme="minorEastAsia"/>
          <w:sz w:val="22"/>
          <w:szCs w:val="22"/>
        </w:rPr>
        <w:tab/>
        <w:t xml:space="preserve">iii. </w:t>
      </w:r>
      <w:r>
        <w:rPr>
          <w:rFonts w:eastAsiaTheme="minorEastAsia"/>
          <w:sz w:val="22"/>
          <w:szCs w:val="22"/>
        </w:rPr>
        <w:tab/>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sz w:val="22"/>
                    <w:szCs w:val="22"/>
                  </w:rPr>
                </m:ctrlPr>
              </m:dPr>
              <m:e>
                <m:r>
                  <w:rPr>
                    <w:rFonts w:ascii="Cambria Math" w:eastAsiaTheme="minorEastAsia" w:hAnsi="Cambria Math"/>
                    <w:sz w:val="22"/>
                    <w:szCs w:val="22"/>
                  </w:rPr>
                  <m:t>t</m:t>
                </m:r>
              </m:e>
            </m:d>
          </m:e>
        </m:func>
      </m:oMath>
      <w:r>
        <w:rPr>
          <w:rFonts w:eastAsiaTheme="minorEastAsia"/>
          <w:sz w:val="22"/>
          <w:szCs w:val="22"/>
        </w:rPr>
        <w:tab/>
      </w:r>
      <w:r>
        <w:rPr>
          <w:rFonts w:eastAsiaTheme="minorEastAsia"/>
          <w:sz w:val="22"/>
          <w:szCs w:val="22"/>
        </w:rPr>
        <w:tab/>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r>
                  <w:rPr>
                    <w:rFonts w:ascii="Cambria Math" w:eastAsiaTheme="minorEastAsia" w:hAnsi="Cambria Math"/>
                    <w:sz w:val="22"/>
                    <w:szCs w:val="22"/>
                  </w:rPr>
                  <m:t>t</m:t>
                </m:r>
              </m:e>
            </m:d>
          </m:e>
        </m:func>
      </m:oMath>
    </w:p>
    <w:p w14:paraId="6D8566B4" w14:textId="77777777" w:rsidR="006331A9" w:rsidRDefault="006331A9" w:rsidP="006331A9">
      <w:pPr>
        <w:spacing w:after="0" w:line="240" w:lineRule="auto"/>
        <w:rPr>
          <w:rFonts w:eastAsiaTheme="minorEastAsia"/>
          <w:sz w:val="22"/>
          <w:szCs w:val="22"/>
        </w:rPr>
      </w:pPr>
      <w:r>
        <w:rPr>
          <w:rFonts w:eastAsiaTheme="minorEastAsia"/>
          <w:sz w:val="22"/>
          <w:szCs w:val="22"/>
        </w:rPr>
        <w:tab/>
        <w:t>iv.</w:t>
      </w:r>
      <w:r>
        <w:rPr>
          <w:rFonts w:eastAsiaTheme="minorEastAsia"/>
          <w:sz w:val="22"/>
          <w:szCs w:val="22"/>
        </w:rPr>
        <w:tab/>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r>
                  <w:rPr>
                    <w:rFonts w:ascii="Cambria Math" w:eastAsiaTheme="minorEastAsia" w:hAnsi="Cambria Math"/>
                    <w:sz w:val="22"/>
                    <w:szCs w:val="22"/>
                  </w:rPr>
                  <m:t>-t</m:t>
                </m:r>
              </m:e>
            </m:d>
          </m:e>
        </m:func>
      </m:oMath>
      <w:r>
        <w:rPr>
          <w:rFonts w:eastAsiaTheme="minorEastAsia"/>
          <w:sz w:val="22"/>
          <w:szCs w:val="22"/>
        </w:rPr>
        <w:tab/>
      </w:r>
      <w:r>
        <w:rPr>
          <w:rFonts w:eastAsiaTheme="minorEastAsia"/>
          <w:sz w:val="22"/>
          <w:szCs w:val="22"/>
        </w:rPr>
        <w:tab/>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sz w:val="22"/>
                    <w:szCs w:val="22"/>
                  </w:rPr>
                </m:ctrlPr>
              </m:dPr>
              <m:e>
                <m:r>
                  <w:rPr>
                    <w:rFonts w:ascii="Cambria Math" w:eastAsiaTheme="minorEastAsia" w:hAnsi="Cambria Math"/>
                    <w:sz w:val="22"/>
                    <w:szCs w:val="22"/>
                  </w:rPr>
                  <m:t>-t</m:t>
                </m:r>
              </m:e>
            </m:d>
          </m:e>
        </m:func>
      </m:oMath>
    </w:p>
    <w:p w14:paraId="3849ED26" w14:textId="77777777" w:rsidR="006331A9" w:rsidRDefault="006331A9" w:rsidP="006331A9">
      <w:pPr>
        <w:rPr>
          <w:rFonts w:eastAsiaTheme="minorEastAsia"/>
          <w:sz w:val="22"/>
          <w:szCs w:val="22"/>
        </w:rPr>
      </w:pPr>
    </w:p>
    <w:p w14:paraId="31C1F9BB" w14:textId="27B7640B" w:rsidR="006331A9" w:rsidRDefault="006331A9" w:rsidP="006331A9">
      <w:pPr>
        <w:rPr>
          <w:rFonts w:eastAsiaTheme="minorEastAsia"/>
          <w:sz w:val="22"/>
          <w:szCs w:val="22"/>
        </w:rPr>
      </w:pPr>
      <w:r>
        <w:rPr>
          <w:rFonts w:eastAsiaTheme="minorEastAsia"/>
          <w:sz w:val="22"/>
          <w:szCs w:val="22"/>
        </w:rPr>
        <w:t xml:space="preserve">c).  Rather than plotting points, thinking about the meaning of </w:t>
      </w:r>
      <m:oMath>
        <m:r>
          <m:rPr>
            <m:sty m:val="p"/>
          </m:rPr>
          <w:rPr>
            <w:rFonts w:ascii="Cambria Math" w:eastAsiaTheme="minorEastAsia" w:hAnsi="Cambria Math"/>
            <w:sz w:val="22"/>
            <w:szCs w:val="22"/>
          </w:rPr>
          <m:t>sin</m:t>
        </m:r>
        <m:r>
          <w:rPr>
            <w:rFonts w:ascii="Cambria Math" w:eastAsiaTheme="minorEastAsia" w:hAnsi="Cambria Math"/>
            <w:sz w:val="22"/>
            <w:szCs w:val="22"/>
          </w:rPr>
          <m:t>(t)</m:t>
        </m:r>
      </m:oMath>
      <w:r>
        <w:rPr>
          <w:rFonts w:eastAsiaTheme="minorEastAsia"/>
          <w:sz w:val="22"/>
          <w:szCs w:val="22"/>
        </w:rPr>
        <w:t xml:space="preserve"> vs. </w:t>
      </w:r>
      <m:oMath>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sz w:val="22"/>
                    <w:szCs w:val="22"/>
                  </w:rPr>
                </m:ctrlPr>
              </m:dPr>
              <m:e>
                <m:r>
                  <w:rPr>
                    <w:rFonts w:ascii="Cambria Math" w:eastAsiaTheme="minorEastAsia" w:hAnsi="Cambria Math"/>
                    <w:sz w:val="22"/>
                    <w:szCs w:val="22"/>
                  </w:rPr>
                  <m:t>-t</m:t>
                </m:r>
              </m:e>
            </m:d>
          </m:e>
        </m:func>
      </m:oMath>
      <w:r>
        <w:rPr>
          <w:rFonts w:eastAsiaTheme="minorEastAsia"/>
          <w:sz w:val="22"/>
          <w:szCs w:val="22"/>
        </w:rPr>
        <w:t xml:space="preserve"> or </w:t>
      </w:r>
      <m:oMath>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r>
                  <w:rPr>
                    <w:rFonts w:ascii="Cambria Math" w:eastAsiaTheme="minorEastAsia" w:hAnsi="Cambria Math"/>
                    <w:sz w:val="22"/>
                    <w:szCs w:val="22"/>
                  </w:rPr>
                  <m:t>t</m:t>
                </m:r>
              </m:e>
            </m:d>
          </m:e>
        </m:func>
      </m:oMath>
      <w:r>
        <w:rPr>
          <w:rFonts w:eastAsiaTheme="minorEastAsia"/>
          <w:sz w:val="22"/>
          <w:szCs w:val="22"/>
        </w:rPr>
        <w:t xml:space="preserve"> vs. </w:t>
      </w:r>
      <m:oMath>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r>
                  <w:rPr>
                    <w:rFonts w:ascii="Cambria Math" w:eastAsiaTheme="minorEastAsia" w:hAnsi="Cambria Math"/>
                    <w:sz w:val="22"/>
                    <w:szCs w:val="22"/>
                  </w:rPr>
                  <m:t>-t</m:t>
                </m:r>
              </m:e>
            </m:d>
          </m:e>
        </m:func>
      </m:oMath>
      <w:r>
        <w:rPr>
          <w:rFonts w:eastAsiaTheme="minorEastAsia"/>
          <w:sz w:val="22"/>
          <w:szCs w:val="22"/>
        </w:rPr>
        <w:t xml:space="preserve"> on the unit circle.  Use these conceptual connections to explain in 1 sentence each why each pair above does or does not cause clockwise rotation.</w:t>
      </w:r>
    </w:p>
    <w:p w14:paraId="663DEB66" w14:textId="77777777" w:rsidR="006331A9" w:rsidRDefault="006331A9" w:rsidP="003C68B2">
      <w:pPr>
        <w:rPr>
          <w:rFonts w:eastAsiaTheme="minorEastAsia"/>
          <w:sz w:val="22"/>
          <w:szCs w:val="22"/>
        </w:rPr>
      </w:pPr>
    </w:p>
    <w:p w14:paraId="7EEFCCB8" w14:textId="48F2D1D9" w:rsidR="003C68B2" w:rsidRPr="003C68B2" w:rsidRDefault="003C68B2" w:rsidP="003C68B2">
      <w:pPr>
        <w:rPr>
          <w:rFonts w:eastAsiaTheme="minorEastAsia"/>
          <w:sz w:val="22"/>
          <w:szCs w:val="22"/>
        </w:rPr>
      </w:pPr>
      <w:r w:rsidRPr="003C68B2">
        <w:rPr>
          <w:rFonts w:eastAsiaTheme="minorEastAsia"/>
          <w:noProof/>
          <w:sz w:val="22"/>
          <w:szCs w:val="22"/>
        </w:rPr>
        <w:drawing>
          <wp:anchor distT="0" distB="0" distL="114300" distR="114300" simplePos="0" relativeHeight="251649024" behindDoc="0" locked="0" layoutInCell="1" allowOverlap="1" wp14:anchorId="7A1F2138" wp14:editId="687B868B">
            <wp:simplePos x="0" y="0"/>
            <wp:positionH relativeFrom="margin">
              <wp:posOffset>4953000</wp:posOffset>
            </wp:positionH>
            <wp:positionV relativeFrom="paragraph">
              <wp:posOffset>180340</wp:posOffset>
            </wp:positionV>
            <wp:extent cx="1428115" cy="2263140"/>
            <wp:effectExtent l="0" t="0" r="635" b="3810"/>
            <wp:wrapSquare wrapText="bothSides"/>
            <wp:docPr id="212560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08330" name=""/>
                    <pic:cNvPicPr/>
                  </pic:nvPicPr>
                  <pic:blipFill>
                    <a:blip r:embed="rId4">
                      <a:extLst>
                        <a:ext uri="{28A0092B-C50C-407E-A947-70E740481C1C}">
                          <a14:useLocalDpi xmlns:a14="http://schemas.microsoft.com/office/drawing/2010/main" val="0"/>
                        </a:ext>
                      </a:extLst>
                    </a:blip>
                    <a:stretch>
                      <a:fillRect/>
                    </a:stretch>
                  </pic:blipFill>
                  <pic:spPr>
                    <a:xfrm>
                      <a:off x="0" y="0"/>
                      <a:ext cx="1428115" cy="2263140"/>
                    </a:xfrm>
                    <a:prstGeom prst="rect">
                      <a:avLst/>
                    </a:prstGeom>
                  </pic:spPr>
                </pic:pic>
              </a:graphicData>
            </a:graphic>
            <wp14:sizeRelH relativeFrom="page">
              <wp14:pctWidth>0</wp14:pctWidth>
            </wp14:sizeRelH>
            <wp14:sizeRelV relativeFrom="page">
              <wp14:pctHeight>0</wp14:pctHeight>
            </wp14:sizeRelV>
          </wp:anchor>
        </w:drawing>
      </w:r>
      <w:r w:rsidR="006331A9">
        <w:rPr>
          <w:rFonts w:eastAsiaTheme="minorEastAsia"/>
          <w:sz w:val="22"/>
          <w:szCs w:val="22"/>
        </w:rPr>
        <w:t>4</w:t>
      </w:r>
      <w:r w:rsidR="00F774AE" w:rsidRPr="003C68B2">
        <w:rPr>
          <w:rFonts w:eastAsiaTheme="minorEastAsia"/>
          <w:sz w:val="22"/>
          <w:szCs w:val="22"/>
        </w:rPr>
        <w:t xml:space="preserve">).  </w:t>
      </w:r>
      <w:r w:rsidRPr="003C68B2">
        <w:rPr>
          <w:rFonts w:eastAsiaTheme="minorEastAsia"/>
          <w:sz w:val="22"/>
          <w:szCs w:val="22"/>
        </w:rPr>
        <w:t>[P/C]</w:t>
      </w:r>
    </w:p>
    <w:p w14:paraId="63C6678E" w14:textId="4F580620" w:rsidR="00555A81" w:rsidRPr="003C68B2" w:rsidRDefault="003C68B2" w:rsidP="003C68B2">
      <w:pPr>
        <w:rPr>
          <w:rFonts w:eastAsiaTheme="minorEastAsia"/>
          <w:sz w:val="22"/>
          <w:szCs w:val="22"/>
        </w:rPr>
      </w:pPr>
      <w:r w:rsidRPr="003C68B2">
        <w:rPr>
          <w:rFonts w:eastAsiaTheme="minorEastAsia"/>
          <w:sz w:val="22"/>
          <w:szCs w:val="22"/>
        </w:rPr>
        <w:t xml:space="preserve">a).  </w:t>
      </w:r>
      <w:r w:rsidR="00F774AE" w:rsidRPr="003C68B2">
        <w:rPr>
          <w:rFonts w:eastAsiaTheme="minorEastAsia"/>
          <w:sz w:val="22"/>
          <w:szCs w:val="22"/>
        </w:rPr>
        <w:t xml:space="preserve">Give </w:t>
      </w:r>
      <w:r w:rsidRPr="003C68B2">
        <w:rPr>
          <w:rFonts w:eastAsiaTheme="minorEastAsia"/>
          <w:sz w:val="22"/>
          <w:szCs w:val="22"/>
        </w:rPr>
        <w:t xml:space="preserve">a set of </w:t>
      </w:r>
      <w:r w:rsidR="00F774AE" w:rsidRPr="003C68B2">
        <w:rPr>
          <w:rFonts w:eastAsiaTheme="minorEastAsia"/>
          <w:sz w:val="22"/>
          <w:szCs w:val="22"/>
        </w:rPr>
        <w:t xml:space="preserve">parametric equations for this path </w:t>
      </w:r>
      <w:r w:rsidRPr="003C68B2">
        <w:rPr>
          <w:rFonts w:eastAsiaTheme="minorEastAsia"/>
          <w:sz w:val="22"/>
          <w:szCs w:val="22"/>
        </w:rPr>
        <w:t>(any movement is fine).</w:t>
      </w:r>
    </w:p>
    <w:p w14:paraId="01DAD50C" w14:textId="1C7D68A4" w:rsidR="003C68B2" w:rsidRPr="003C68B2" w:rsidRDefault="003C68B2" w:rsidP="003C68B2">
      <w:pPr>
        <w:rPr>
          <w:rFonts w:eastAsiaTheme="minorEastAsia"/>
          <w:sz w:val="22"/>
          <w:szCs w:val="22"/>
        </w:rPr>
      </w:pPr>
      <w:r w:rsidRPr="003C68B2">
        <w:rPr>
          <w:rFonts w:eastAsiaTheme="minorEastAsia"/>
          <w:sz w:val="22"/>
          <w:szCs w:val="22"/>
        </w:rPr>
        <w:t xml:space="preserve">b).  Give a different set of parametric equations for this path for which the point starts somewhere else at </w:t>
      </w:r>
      <m:oMath>
        <m:r>
          <w:rPr>
            <w:rFonts w:ascii="Cambria Math" w:eastAsiaTheme="minorEastAsia" w:hAnsi="Cambria Math"/>
            <w:sz w:val="22"/>
            <w:szCs w:val="22"/>
          </w:rPr>
          <m:t>t=0</m:t>
        </m:r>
      </m:oMath>
      <w:r w:rsidRPr="003C68B2">
        <w:rPr>
          <w:rFonts w:eastAsiaTheme="minorEastAsia"/>
          <w:sz w:val="22"/>
          <w:szCs w:val="22"/>
        </w:rPr>
        <w:t xml:space="preserve"> and moves in a different speed or direction around the ellipse.</w:t>
      </w:r>
    </w:p>
    <w:p w14:paraId="03D9BF8D" w14:textId="37B058E7" w:rsidR="003C68B2" w:rsidRDefault="003C68B2" w:rsidP="003C68B2">
      <w:pPr>
        <w:rPr>
          <w:rFonts w:eastAsiaTheme="minorEastAsia"/>
          <w:sz w:val="22"/>
          <w:szCs w:val="22"/>
        </w:rPr>
      </w:pPr>
      <w:r w:rsidRPr="003C68B2">
        <w:rPr>
          <w:rFonts w:eastAsiaTheme="minorEastAsia"/>
          <w:sz w:val="22"/>
          <w:szCs w:val="22"/>
        </w:rPr>
        <w:t>c).  Explain what parts of your equation from part b affect the shape of the path, which parts affect the motion, and why each part affects the aspect it does.  (In other words, why does the part affecting the motion NOT affect the shape and vice versa).</w:t>
      </w:r>
    </w:p>
    <w:p w14:paraId="4D38BAA7" w14:textId="77777777" w:rsidR="003C68B2" w:rsidRPr="003C68B2" w:rsidRDefault="003C68B2" w:rsidP="003C68B2">
      <w:pPr>
        <w:rPr>
          <w:rFonts w:eastAsiaTheme="minorEastAsia"/>
          <w:sz w:val="22"/>
          <w:szCs w:val="22"/>
        </w:rPr>
      </w:pPr>
    </w:p>
    <w:p w14:paraId="56B1312F" w14:textId="78ECF314" w:rsidR="00F774AE" w:rsidRPr="003C68B2" w:rsidRDefault="009D2414" w:rsidP="003C68B2">
      <w:pPr>
        <w:rPr>
          <w:rFonts w:eastAsiaTheme="minorEastAsia"/>
          <w:sz w:val="22"/>
          <w:szCs w:val="22"/>
        </w:rPr>
      </w:pPr>
      <w:r>
        <w:rPr>
          <w:rFonts w:eastAsiaTheme="minorEastAsia"/>
          <w:sz w:val="22"/>
          <w:szCs w:val="22"/>
        </w:rPr>
        <w:lastRenderedPageBreak/>
        <w:t>5</w:t>
      </w:r>
      <w:r w:rsidR="00F774AE" w:rsidRPr="003C68B2">
        <w:rPr>
          <w:rFonts w:eastAsiaTheme="minorEastAsia"/>
          <w:sz w:val="22"/>
          <w:szCs w:val="22"/>
        </w:rPr>
        <w:t>).</w:t>
      </w:r>
      <w:r w:rsidR="003C68B2" w:rsidRPr="003C68B2">
        <w:rPr>
          <w:rFonts w:eastAsiaTheme="minorEastAsia"/>
          <w:sz w:val="22"/>
          <w:szCs w:val="22"/>
        </w:rPr>
        <w:t xml:space="preserve">  [C]</w:t>
      </w:r>
      <w:r w:rsidR="00F774AE" w:rsidRPr="003C68B2">
        <w:rPr>
          <w:rFonts w:eastAsiaTheme="minorEastAsia"/>
          <w:sz w:val="22"/>
          <w:szCs w:val="22"/>
        </w:rPr>
        <w:t xml:space="preserve">  What’s the maximum and minimum x</w:t>
      </w:r>
      <w:r w:rsidR="003C68B2">
        <w:rPr>
          <w:rFonts w:eastAsiaTheme="minorEastAsia"/>
          <w:sz w:val="22"/>
          <w:szCs w:val="22"/>
        </w:rPr>
        <w:t>-</w:t>
      </w:r>
      <w:r w:rsidR="00F774AE" w:rsidRPr="003C68B2">
        <w:rPr>
          <w:rFonts w:eastAsiaTheme="minorEastAsia"/>
          <w:sz w:val="22"/>
          <w:szCs w:val="22"/>
        </w:rPr>
        <w:t>value and y-value on the path defined by</w:t>
      </w:r>
      <w:r w:rsidR="003C68B2" w:rsidRPr="003C68B2">
        <w:rPr>
          <w:rFonts w:eastAsiaTheme="minorEastAsia"/>
          <w:sz w:val="22"/>
          <w:szCs w:val="22"/>
        </w:rPr>
        <w:t>:</w:t>
      </w:r>
    </w:p>
    <w:p w14:paraId="7121BF9D" w14:textId="7D13B550" w:rsidR="003C68B2" w:rsidRPr="003C68B2" w:rsidRDefault="003C68B2" w:rsidP="003C68B2">
      <w:pPr>
        <w:ind w:left="720"/>
        <w:rPr>
          <w:rFonts w:eastAsiaTheme="minorEastAsia"/>
          <w:sz w:val="22"/>
          <w:szCs w:val="22"/>
        </w:rPr>
      </w:pPr>
      <m:oMathPara>
        <m:oMathParaPr>
          <m:jc m:val="left"/>
        </m:oMathParaP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=5-</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sSup>
                    <m:sSupPr>
                      <m:ctrlPr>
                        <w:rPr>
                          <w:rFonts w:ascii="Cambria Math" w:eastAsiaTheme="minorEastAsia" w:hAnsi="Cambria Math"/>
                          <w:i/>
                          <w:sz w:val="22"/>
                          <w:szCs w:val="22"/>
                        </w:rPr>
                      </m:ctrlPr>
                    </m:sSupPr>
                    <m:e>
                      <m:r>
                        <w:rPr>
                          <w:rFonts w:ascii="Cambria Math" w:eastAsiaTheme="minorEastAsia" w:hAnsi="Cambria Math"/>
                          <w:sz w:val="22"/>
                          <w:szCs w:val="22"/>
                        </w:rPr>
                        <m:t>t</m:t>
                      </m:r>
                    </m:e>
                    <m:sup>
                      <m:r>
                        <w:rPr>
                          <w:rFonts w:ascii="Cambria Math" w:eastAsiaTheme="minorEastAsia" w:hAnsi="Cambria Math"/>
                          <w:sz w:val="22"/>
                          <w:szCs w:val="22"/>
                        </w:rPr>
                        <m:t>2</m:t>
                      </m:r>
                    </m:sup>
                  </m:sSup>
                  <m:r>
                    <w:rPr>
                      <w:rFonts w:ascii="Cambria Math" w:eastAsiaTheme="minorEastAsia" w:hAnsi="Cambria Math"/>
                      <w:sz w:val="22"/>
                      <w:szCs w:val="22"/>
                    </w:rPr>
                    <m:t>-1</m:t>
                  </m:r>
                </m:e>
              </m:d>
            </m:e>
          </m:func>
        </m:oMath>
      </m:oMathPara>
    </w:p>
    <w:p w14:paraId="4221B53C" w14:textId="499DD997" w:rsidR="003C68B2" w:rsidRPr="003C68B2" w:rsidRDefault="003C68B2" w:rsidP="003C68B2">
      <w:pPr>
        <w:ind w:left="720"/>
        <w:rPr>
          <w:rFonts w:eastAsiaTheme="minorEastAsia"/>
          <w:sz w:val="22"/>
          <w:szCs w:val="22"/>
        </w:rPr>
      </w:pPr>
      <m:oMathPara>
        <m:oMathParaPr>
          <m:jc m:val="left"/>
        </m:oMathParaP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2⋅sin</m:t>
              </m:r>
            </m:fName>
            <m:e>
              <m:d>
                <m:dPr>
                  <m:ctrlPr>
                    <w:rPr>
                      <w:rFonts w:ascii="Cambria Math" w:eastAsiaTheme="minorEastAsia" w:hAnsi="Cambria Math"/>
                      <w:i/>
                      <w:sz w:val="22"/>
                      <w:szCs w:val="22"/>
                    </w:rPr>
                  </m:ctrlPr>
                </m:dPr>
                <m:e>
                  <m:sSup>
                    <m:sSupPr>
                      <m:ctrlPr>
                        <w:rPr>
                          <w:rFonts w:ascii="Cambria Math" w:eastAsiaTheme="minorEastAsia" w:hAnsi="Cambria Math"/>
                          <w:i/>
                          <w:sz w:val="22"/>
                          <w:szCs w:val="22"/>
                        </w:rPr>
                      </m:ctrlPr>
                    </m:sSupPr>
                    <m:e>
                      <m:r>
                        <w:rPr>
                          <w:rFonts w:ascii="Cambria Math" w:eastAsiaTheme="minorEastAsia" w:hAnsi="Cambria Math"/>
                          <w:sz w:val="22"/>
                          <w:szCs w:val="22"/>
                        </w:rPr>
                        <m:t>t</m:t>
                      </m:r>
                    </m:e>
                    <m:sup>
                      <m:r>
                        <w:rPr>
                          <w:rFonts w:ascii="Cambria Math" w:eastAsiaTheme="minorEastAsia" w:hAnsi="Cambria Math"/>
                          <w:sz w:val="22"/>
                          <w:szCs w:val="22"/>
                        </w:rPr>
                        <m:t>2</m:t>
                      </m:r>
                    </m:sup>
                  </m:sSup>
                  <m:r>
                    <w:rPr>
                      <w:rFonts w:ascii="Cambria Math" w:eastAsiaTheme="minorEastAsia" w:hAnsi="Cambria Math"/>
                      <w:sz w:val="22"/>
                      <w:szCs w:val="22"/>
                    </w:rPr>
                    <m:t>-1</m:t>
                  </m:r>
                </m:e>
              </m:d>
            </m:e>
          </m:func>
          <m:r>
            <w:rPr>
              <w:rFonts w:ascii="Cambria Math" w:eastAsiaTheme="minorEastAsia" w:hAnsi="Cambria Math"/>
              <w:sz w:val="22"/>
              <w:szCs w:val="22"/>
            </w:rPr>
            <m:t>+4</m:t>
          </m:r>
        </m:oMath>
      </m:oMathPara>
    </w:p>
    <w:p w14:paraId="31342D51" w14:textId="77777777" w:rsidR="00DD3B11" w:rsidRDefault="00DD3B11" w:rsidP="003C68B2">
      <w:pPr>
        <w:rPr>
          <w:rFonts w:eastAsiaTheme="minorEastAsia"/>
          <w:sz w:val="22"/>
          <w:szCs w:val="22"/>
        </w:rPr>
      </w:pPr>
    </w:p>
    <w:p w14:paraId="4A2E979E" w14:textId="602A2D83" w:rsidR="00555A81" w:rsidRPr="003C68B2" w:rsidRDefault="00DD3B11" w:rsidP="003C68B2">
      <w:pPr>
        <w:rPr>
          <w:rFonts w:eastAsiaTheme="minorEastAsia"/>
          <w:iCs/>
          <w:sz w:val="22"/>
          <w:szCs w:val="22"/>
        </w:rPr>
      </w:pPr>
      <w:r>
        <w:rPr>
          <w:rFonts w:eastAsiaTheme="minorEastAsia"/>
          <w:iCs/>
          <w:sz w:val="22"/>
          <w:szCs w:val="22"/>
        </w:rPr>
        <w:t>6</w:t>
      </w:r>
      <w:r w:rsidR="00555A81" w:rsidRPr="003C68B2">
        <w:rPr>
          <w:rFonts w:eastAsiaTheme="minorEastAsia"/>
          <w:iCs/>
          <w:sz w:val="22"/>
          <w:szCs w:val="22"/>
        </w:rPr>
        <w:t xml:space="preserve">).  Give a rough sketch of the path </w:t>
      </w:r>
      <w:r w:rsidR="00515F87">
        <w:rPr>
          <w:rFonts w:eastAsiaTheme="minorEastAsia"/>
          <w:iCs/>
          <w:sz w:val="22"/>
          <w:szCs w:val="22"/>
        </w:rPr>
        <w:t>the</w:t>
      </w:r>
      <w:r w:rsidR="00555A81" w:rsidRPr="003C68B2">
        <w:rPr>
          <w:rFonts w:eastAsiaTheme="minorEastAsia"/>
          <w:iCs/>
          <w:sz w:val="22"/>
          <w:szCs w:val="22"/>
        </w:rPr>
        <w:t xml:space="preserve"> </w:t>
      </w:r>
      <w:r w:rsidR="00555A81" w:rsidRPr="003C68B2">
        <w:rPr>
          <w:rFonts w:eastAsiaTheme="minorEastAsia"/>
          <w:i/>
          <w:sz w:val="22"/>
          <w:szCs w:val="22"/>
        </w:rPr>
        <w:t>movement</w:t>
      </w:r>
      <w:r w:rsidR="00555A81" w:rsidRPr="003C68B2">
        <w:rPr>
          <w:rFonts w:eastAsiaTheme="minorEastAsia"/>
          <w:iCs/>
          <w:sz w:val="22"/>
          <w:szCs w:val="22"/>
        </w:rPr>
        <w:t xml:space="preserve"> defined by </w:t>
      </w:r>
    </w:p>
    <w:p w14:paraId="787B6216" w14:textId="37BB1089" w:rsidR="00555A81" w:rsidRPr="003C68B2" w:rsidRDefault="00555A81" w:rsidP="00DD3B11">
      <w:pPr>
        <w:ind w:left="720"/>
        <w:rPr>
          <w:rFonts w:eastAsiaTheme="minorEastAsia"/>
          <w:iCs/>
          <w:sz w:val="22"/>
          <w:szCs w:val="22"/>
        </w:rPr>
      </w:pPr>
      <m:oMath>
        <m:r>
          <w:rPr>
            <w:rFonts w:ascii="Cambria Math" w:eastAsiaTheme="minorEastAsia" w:hAnsi="Cambria Math"/>
            <w:sz w:val="22"/>
            <w:szCs w:val="22"/>
          </w:rPr>
          <m:t>x</m:t>
        </m:r>
        <m:d>
          <m:dPr>
            <m:ctrlPr>
              <w:rPr>
                <w:rFonts w:ascii="Cambria Math" w:eastAsiaTheme="minorEastAsia" w:hAnsi="Cambria Math"/>
                <w:i/>
                <w:iCs/>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=3</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f>
                  <m:fPr>
                    <m:ctrlPr>
                      <w:rPr>
                        <w:rFonts w:ascii="Cambria Math" w:eastAsiaTheme="minorEastAsia" w:hAnsi="Cambria Math"/>
                        <w:i/>
                        <w:iCs/>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r>
                  <w:rPr>
                    <w:rFonts w:ascii="Cambria Math" w:eastAsiaTheme="minorEastAsia" w:hAnsi="Cambria Math"/>
                    <w:sz w:val="22"/>
                    <w:szCs w:val="22"/>
                  </w:rPr>
                  <m:t>-t</m:t>
                </m:r>
              </m:e>
            </m:d>
          </m:e>
        </m:func>
      </m:oMath>
      <w:r w:rsidRPr="003C68B2">
        <w:rPr>
          <w:rFonts w:eastAsiaTheme="minorEastAsia"/>
          <w:iCs/>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iCs/>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Cs/>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iCs/>
                    <w:sz w:val="22"/>
                    <w:szCs w:val="22"/>
                  </w:rPr>
                </m:ctrlPr>
              </m:dPr>
              <m:e>
                <m:f>
                  <m:fPr>
                    <m:ctrlPr>
                      <w:rPr>
                        <w:rFonts w:ascii="Cambria Math" w:eastAsiaTheme="minorEastAsia" w:hAnsi="Cambria Math"/>
                        <w:i/>
                        <w:iCs/>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r>
                  <w:rPr>
                    <w:rFonts w:ascii="Cambria Math" w:eastAsiaTheme="minorEastAsia" w:hAnsi="Cambria Math"/>
                    <w:sz w:val="22"/>
                    <w:szCs w:val="22"/>
                  </w:rPr>
                  <m:t>-t</m:t>
                </m:r>
              </m:e>
            </m:d>
          </m:e>
        </m:func>
        <m:r>
          <w:rPr>
            <w:rFonts w:ascii="Cambria Math" w:eastAsiaTheme="minorEastAsia" w:hAnsi="Cambria Math"/>
            <w:sz w:val="22"/>
            <w:szCs w:val="22"/>
          </w:rPr>
          <m:t>+1</m:t>
        </m:r>
      </m:oMath>
      <w:r w:rsidRPr="003C68B2">
        <w:rPr>
          <w:rFonts w:eastAsiaTheme="minorEastAsia"/>
          <w:iCs/>
          <w:sz w:val="22"/>
          <w:szCs w:val="22"/>
        </w:rPr>
        <w:t xml:space="preserve">  </w:t>
      </w:r>
    </w:p>
    <w:p w14:paraId="306ED018" w14:textId="29ACBB3B" w:rsidR="00555A81" w:rsidRPr="003C68B2" w:rsidRDefault="00555A81" w:rsidP="003C68B2">
      <w:pPr>
        <w:rPr>
          <w:rFonts w:eastAsiaTheme="minorEastAsia"/>
          <w:iCs/>
          <w:sz w:val="22"/>
          <w:szCs w:val="22"/>
        </w:rPr>
      </w:pPr>
      <w:r w:rsidRPr="003C68B2">
        <w:rPr>
          <w:rFonts w:eastAsiaTheme="minorEastAsia"/>
          <w:iCs/>
          <w:sz w:val="22"/>
          <w:szCs w:val="22"/>
        </w:rPr>
        <w:t xml:space="preserve">Think about </w:t>
      </w:r>
      <w:r w:rsidRPr="003C68B2">
        <w:rPr>
          <w:rFonts w:eastAsiaTheme="minorEastAsia"/>
          <w:i/>
          <w:sz w:val="22"/>
          <w:szCs w:val="22"/>
        </w:rPr>
        <w:t>what each transformation does</w:t>
      </w:r>
      <w:r w:rsidRPr="003C68B2">
        <w:rPr>
          <w:rFonts w:eastAsiaTheme="minorEastAsia"/>
          <w:iCs/>
          <w:sz w:val="22"/>
          <w:szCs w:val="22"/>
        </w:rPr>
        <w:t xml:space="preserve">.  </w:t>
      </w:r>
    </w:p>
    <w:p w14:paraId="2631E3FD" w14:textId="77777777" w:rsidR="00555A81" w:rsidRPr="003C68B2" w:rsidRDefault="00555A81" w:rsidP="003C68B2">
      <w:pPr>
        <w:rPr>
          <w:rFonts w:eastAsiaTheme="minorEastAsia"/>
          <w:iCs/>
          <w:sz w:val="22"/>
          <w:szCs w:val="22"/>
        </w:rPr>
      </w:pPr>
      <w:r w:rsidRPr="003C68B2">
        <w:rPr>
          <w:rFonts w:eastAsiaTheme="minorEastAsia"/>
          <w:iCs/>
          <w:sz w:val="22"/>
          <w:szCs w:val="22"/>
        </w:rPr>
        <w:t>Think about largest and smallest possible x and y values.  Think about where t = 0 is, and how the angle changes as time goes up.</w:t>
      </w:r>
    </w:p>
    <w:p w14:paraId="63042E62" w14:textId="77777777" w:rsidR="00555A81" w:rsidRPr="003C68B2" w:rsidRDefault="00555A81" w:rsidP="003C68B2">
      <w:pPr>
        <w:rPr>
          <w:rFonts w:eastAsiaTheme="minorEastAsia"/>
          <w:iCs/>
          <w:sz w:val="22"/>
          <w:szCs w:val="22"/>
        </w:rPr>
      </w:pPr>
      <w:r w:rsidRPr="003C68B2">
        <w:rPr>
          <w:rFonts w:eastAsiaTheme="minorEastAsia"/>
          <w:iCs/>
          <w:sz w:val="22"/>
          <w:szCs w:val="22"/>
        </w:rPr>
        <w:t>Include t = 0 in your sketch and direction arrows.</w:t>
      </w:r>
    </w:p>
    <w:p w14:paraId="32745EC3" w14:textId="77777777" w:rsidR="00555A81" w:rsidRPr="003C68B2" w:rsidRDefault="00555A81" w:rsidP="003C68B2">
      <w:pPr>
        <w:rPr>
          <w:rFonts w:eastAsiaTheme="minorEastAsia"/>
          <w:iCs/>
          <w:sz w:val="22"/>
          <w:szCs w:val="22"/>
        </w:rPr>
      </w:pPr>
      <w:r w:rsidRPr="003C68B2">
        <w:rPr>
          <w:rFonts w:eastAsiaTheme="minorEastAsia"/>
          <w:iCs/>
          <w:sz w:val="22"/>
          <w:szCs w:val="22"/>
        </w:rPr>
        <w:t>(Make clear tick-marks showing scale for x and y)</w:t>
      </w:r>
    </w:p>
    <w:p w14:paraId="35642DAA" w14:textId="77777777" w:rsidR="00555A81" w:rsidRPr="003C68B2" w:rsidRDefault="00555A81" w:rsidP="003C68B2">
      <w:pPr>
        <w:rPr>
          <w:iCs/>
          <w:sz w:val="22"/>
          <w:szCs w:val="22"/>
        </w:rPr>
      </w:pPr>
    </w:p>
    <w:p w14:paraId="5F38AFE4" w14:textId="0F213FAE" w:rsidR="00555A81" w:rsidRPr="003C68B2" w:rsidRDefault="00DD3B11" w:rsidP="003C68B2">
      <w:pPr>
        <w:rPr>
          <w:iCs/>
          <w:sz w:val="22"/>
          <w:szCs w:val="22"/>
        </w:rPr>
      </w:pPr>
      <w:r>
        <w:rPr>
          <w:iCs/>
          <w:sz w:val="22"/>
          <w:szCs w:val="22"/>
        </w:rPr>
        <w:t>7</w:t>
      </w:r>
      <w:r w:rsidR="00555A81" w:rsidRPr="003C68B2">
        <w:rPr>
          <w:iCs/>
          <w:sz w:val="22"/>
          <w:szCs w:val="22"/>
        </w:rPr>
        <w:t xml:space="preserve">).  Write your own equations for a circular motion centered at (-3, 5) with a circle radius 12.  At t = 0 the point should be at (-15, 5) and move </w:t>
      </w:r>
      <w:r w:rsidR="00555A81" w:rsidRPr="003C68B2">
        <w:rPr>
          <w:i/>
          <w:sz w:val="22"/>
          <w:szCs w:val="22"/>
        </w:rPr>
        <w:t>clockwise</w:t>
      </w:r>
      <w:r w:rsidR="00555A81" w:rsidRPr="003C68B2">
        <w:rPr>
          <w:iCs/>
          <w:sz w:val="22"/>
          <w:szCs w:val="22"/>
        </w:rPr>
        <w:t>.</w:t>
      </w:r>
    </w:p>
    <w:p w14:paraId="77DEA1D6" w14:textId="16529027" w:rsidR="00555A81" w:rsidRDefault="00DD3B11" w:rsidP="00DD3B11">
      <w:pPr>
        <w:tabs>
          <w:tab w:val="left" w:pos="1870"/>
        </w:tabs>
        <w:rPr>
          <w:rFonts w:eastAsiaTheme="minorEastAsia"/>
          <w:sz w:val="22"/>
          <w:szCs w:val="22"/>
        </w:rPr>
      </w:pPr>
      <w:r>
        <w:rPr>
          <w:rFonts w:eastAsiaTheme="minorEastAsia"/>
          <w:sz w:val="22"/>
          <w:szCs w:val="22"/>
        </w:rPr>
        <w:tab/>
      </w:r>
    </w:p>
    <w:p w14:paraId="1CE377E6" w14:textId="163A9D9B" w:rsidR="00DD3B11" w:rsidRDefault="00DD3B11" w:rsidP="00DD3B11">
      <w:pPr>
        <w:tabs>
          <w:tab w:val="left" w:pos="1870"/>
        </w:tabs>
        <w:rPr>
          <w:rFonts w:eastAsiaTheme="minorEastAsia"/>
          <w:sz w:val="22"/>
          <w:szCs w:val="22"/>
        </w:rPr>
      </w:pPr>
      <w:r>
        <w:rPr>
          <w:rFonts w:eastAsiaTheme="minorEastAsia"/>
          <w:sz w:val="22"/>
          <w:szCs w:val="22"/>
        </w:rPr>
        <w:t>8).</w:t>
      </w:r>
      <w:r w:rsidR="0057657A">
        <w:rPr>
          <w:rFonts w:eastAsiaTheme="minorEastAsia"/>
          <w:sz w:val="22"/>
          <w:szCs w:val="22"/>
        </w:rPr>
        <w:t xml:space="preserve">  [C]</w:t>
      </w:r>
      <w:r>
        <w:rPr>
          <w:rFonts w:eastAsiaTheme="minorEastAsia"/>
          <w:sz w:val="22"/>
          <w:szCs w:val="22"/>
        </w:rPr>
        <w:t xml:space="preserve"> Consider </w:t>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r>
                  <w:rPr>
                    <w:rFonts w:ascii="Cambria Math" w:eastAsiaTheme="minorEastAsia" w:hAnsi="Cambria Math"/>
                    <w:sz w:val="22"/>
                    <w:szCs w:val="22"/>
                  </w:rPr>
                  <m:t>A</m:t>
                </m:r>
                <m:d>
                  <m:dPr>
                    <m:ctrlPr>
                      <w:rPr>
                        <w:rFonts w:ascii="Cambria Math" w:eastAsiaTheme="minorEastAsia" w:hAnsi="Cambria Math"/>
                        <w:i/>
                        <w:sz w:val="22"/>
                        <w:szCs w:val="22"/>
                      </w:rPr>
                    </m:ctrlPr>
                  </m:dPr>
                  <m:e>
                    <m:r>
                      <w:rPr>
                        <w:rFonts w:ascii="Cambria Math" w:eastAsiaTheme="minorEastAsia" w:hAnsi="Cambria Math"/>
                        <w:sz w:val="22"/>
                        <w:szCs w:val="22"/>
                      </w:rPr>
                      <m:t>t</m:t>
                    </m:r>
                  </m:e>
                </m:d>
              </m:e>
            </m:d>
          </m:e>
        </m:func>
      </m:oMath>
      <w:r>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sz w:val="22"/>
                    <w:szCs w:val="22"/>
                  </w:rPr>
                </m:ctrlPr>
              </m:dPr>
              <m:e>
                <m:r>
                  <w:rPr>
                    <w:rFonts w:ascii="Cambria Math" w:eastAsiaTheme="minorEastAsia" w:hAnsi="Cambria Math"/>
                    <w:sz w:val="22"/>
                    <w:szCs w:val="22"/>
                  </w:rPr>
                  <m:t>A</m:t>
                </m:r>
                <m:d>
                  <m:dPr>
                    <m:ctrlPr>
                      <w:rPr>
                        <w:rFonts w:ascii="Cambria Math" w:eastAsiaTheme="minorEastAsia" w:hAnsi="Cambria Math"/>
                        <w:i/>
                        <w:sz w:val="22"/>
                        <w:szCs w:val="22"/>
                      </w:rPr>
                    </m:ctrlPr>
                  </m:dPr>
                  <m:e>
                    <m:r>
                      <w:rPr>
                        <w:rFonts w:ascii="Cambria Math" w:eastAsiaTheme="minorEastAsia" w:hAnsi="Cambria Math"/>
                        <w:sz w:val="22"/>
                        <w:szCs w:val="22"/>
                      </w:rPr>
                      <m:t>t</m:t>
                    </m:r>
                  </m:e>
                </m:d>
              </m:e>
            </m:d>
          </m:e>
        </m:func>
      </m:oMath>
      <w:r>
        <w:rPr>
          <w:rFonts w:eastAsiaTheme="minorEastAsia"/>
          <w:sz w:val="22"/>
          <w:szCs w:val="22"/>
        </w:rPr>
        <w:t xml:space="preserve">. </w:t>
      </w:r>
    </w:p>
    <w:p w14:paraId="670A1323" w14:textId="5FA65F56" w:rsidR="00DD3B11" w:rsidRDefault="00ED1354" w:rsidP="00DD3B11">
      <w:pPr>
        <w:tabs>
          <w:tab w:val="left" w:pos="1870"/>
        </w:tabs>
        <w:rPr>
          <w:rFonts w:eastAsiaTheme="minorEastAsia"/>
          <w:sz w:val="22"/>
          <w:szCs w:val="22"/>
        </w:rPr>
      </w:pPr>
      <w:r>
        <w:rPr>
          <w:rFonts w:eastAsiaTheme="minorEastAsia"/>
          <w:noProof/>
          <w:sz w:val="22"/>
          <w:szCs w:val="22"/>
        </w:rPr>
        <mc:AlternateContent>
          <mc:Choice Requires="wpg">
            <w:drawing>
              <wp:anchor distT="0" distB="0" distL="114300" distR="114300" simplePos="0" relativeHeight="251654144" behindDoc="0" locked="0" layoutInCell="1" allowOverlap="1" wp14:anchorId="0CA44CAC" wp14:editId="65E56879">
                <wp:simplePos x="0" y="0"/>
                <wp:positionH relativeFrom="margin">
                  <wp:align>left</wp:align>
                </wp:positionH>
                <wp:positionV relativeFrom="paragraph">
                  <wp:posOffset>320675</wp:posOffset>
                </wp:positionV>
                <wp:extent cx="6248400" cy="1377950"/>
                <wp:effectExtent l="0" t="0" r="0" b="0"/>
                <wp:wrapSquare wrapText="bothSides"/>
                <wp:docPr id="910012055" name="Group 2"/>
                <wp:cNvGraphicFramePr/>
                <a:graphic xmlns:a="http://schemas.openxmlformats.org/drawingml/2006/main">
                  <a:graphicData uri="http://schemas.microsoft.com/office/word/2010/wordprocessingGroup">
                    <wpg:wgp>
                      <wpg:cNvGrpSpPr/>
                      <wpg:grpSpPr>
                        <a:xfrm>
                          <a:off x="0" y="0"/>
                          <a:ext cx="6248400" cy="1377950"/>
                          <a:chOff x="0" y="0"/>
                          <a:chExt cx="6248400" cy="1377950"/>
                        </a:xfrm>
                      </wpg:grpSpPr>
                      <wps:wsp>
                        <wps:cNvPr id="47660732" name="Text Box 1"/>
                        <wps:cNvSpPr txBox="1"/>
                        <wps:spPr>
                          <a:xfrm>
                            <a:off x="2959100" y="1073150"/>
                            <a:ext cx="323850" cy="304800"/>
                          </a:xfrm>
                          <a:prstGeom prst="rect">
                            <a:avLst/>
                          </a:prstGeom>
                          <a:noFill/>
                          <a:ln w="6350">
                            <a:noFill/>
                          </a:ln>
                        </wps:spPr>
                        <wps:txbx>
                          <w:txbxContent>
                            <w:p w14:paraId="05C34BE0" w14:textId="0F8B764F" w:rsidR="00ED1354" w:rsidRDefault="00ED1354">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6099249" name="Text Box 1"/>
                        <wps:cNvSpPr txBox="1"/>
                        <wps:spPr>
                          <a:xfrm>
                            <a:off x="0" y="241300"/>
                            <a:ext cx="469900" cy="304800"/>
                          </a:xfrm>
                          <a:prstGeom prst="rect">
                            <a:avLst/>
                          </a:prstGeom>
                          <a:noFill/>
                          <a:ln w="6350">
                            <a:noFill/>
                          </a:ln>
                        </wps:spPr>
                        <wps:txbx>
                          <w:txbxContent>
                            <w:p w14:paraId="45044A03" w14:textId="1CC753E8" w:rsidR="00ED1354" w:rsidRDefault="00ED1354" w:rsidP="00ED1354">
                              <w:r>
                                <w:t>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316025488"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381000" y="0"/>
                            <a:ext cx="5867400" cy="1063625"/>
                          </a:xfrm>
                          <a:prstGeom prst="rect">
                            <a:avLst/>
                          </a:prstGeom>
                        </pic:spPr>
                      </pic:pic>
                    </wpg:wgp>
                  </a:graphicData>
                </a:graphic>
              </wp:anchor>
            </w:drawing>
          </mc:Choice>
          <mc:Fallback>
            <w:pict>
              <v:group w14:anchorId="0CA44CAC" id="Group 2" o:spid="_x0000_s1026" style="position:absolute;margin-left:0;margin-top:25.25pt;width:492pt;height:108.5pt;z-index:251654144;mso-position-horizontal:left;mso-position-horizontal-relative:margin" coordsize="62484,13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">
                <v:shapetype id="_x0000_t202" coordsize="21600,21600" o:spt="202" path="m,l,21600r21600,l21600,xe">
                  <v:stroke joinstyle="miter"/>
                  <v:path gradientshapeok="t" o:connecttype="rect"/>
                </v:shapetype>
                <v:shape id="Text Box 1" o:spid="_x0000_s1027" type="#_x0000_t202" style="position:absolute;left:29591;top:10731;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" filled="f" stroked="f" strokeweight=".5pt">
                  <v:textbox>
                    <w:txbxContent>
                      <w:p w14:paraId="05C34BE0" w14:textId="0F8B764F" w:rsidR="00ED1354" w:rsidRDefault="00ED1354">
                        <w:r>
                          <w:t>t</w:t>
                        </w:r>
                      </w:p>
                    </w:txbxContent>
                  </v:textbox>
                </v:shape>
                <v:shape id="Text Box 1" o:spid="_x0000_s1028" type="#_x0000_t202" style="position:absolute;top:2413;width:469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" filled="f" stroked="f" strokeweight=".5pt">
                  <v:textbox>
                    <w:txbxContent>
                      <w:p w14:paraId="45044A03" w14:textId="1CC753E8" w:rsidR="00ED1354" w:rsidRDefault="00ED1354" w:rsidP="00ED1354">
                        <w:r>
                          <w:t>A(t)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3810;width:58674;height:10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">
                  <v:imagedata r:id="rId6" o:title=""/>
                </v:shape>
                <w10:wrap type="square" anchorx="margin"/>
              </v:group>
            </w:pict>
          </mc:Fallback>
        </mc:AlternateContent>
      </w:r>
      <w:r w:rsidR="00DD3B11">
        <w:rPr>
          <w:rFonts w:eastAsiaTheme="minorEastAsia"/>
          <w:sz w:val="22"/>
          <w:szCs w:val="22"/>
        </w:rPr>
        <w:t xml:space="preserve">If </w:t>
      </w:r>
      <m:oMath>
        <m:r>
          <w:rPr>
            <w:rFonts w:ascii="Cambria Math" w:eastAsiaTheme="minorEastAsia" w:hAnsi="Cambria Math"/>
            <w:sz w:val="22"/>
            <w:szCs w:val="22"/>
          </w:rPr>
          <m:t>A(t)</m:t>
        </m:r>
      </m:oMath>
      <w:r w:rsidR="00DD3B11">
        <w:rPr>
          <w:rFonts w:eastAsiaTheme="minorEastAsia"/>
          <w:sz w:val="22"/>
          <w:szCs w:val="22"/>
        </w:rPr>
        <w:t xml:space="preserve"> is given by </w:t>
      </w:r>
      <w:r>
        <w:rPr>
          <w:rFonts w:eastAsiaTheme="minorEastAsia"/>
          <w:sz w:val="22"/>
          <w:szCs w:val="22"/>
        </w:rPr>
        <w:t>this graph:</w:t>
      </w:r>
    </w:p>
    <w:p w14:paraId="0161A00C" w14:textId="552E59CF" w:rsidR="00DD3B11" w:rsidRDefault="00DD3B11" w:rsidP="00DD3B11">
      <w:pPr>
        <w:tabs>
          <w:tab w:val="left" w:pos="1870"/>
        </w:tabs>
        <w:rPr>
          <w:rFonts w:eastAsiaTheme="minorEastAsia"/>
          <w:sz w:val="22"/>
          <w:szCs w:val="22"/>
        </w:rPr>
      </w:pPr>
      <w:r>
        <w:rPr>
          <w:rFonts w:eastAsiaTheme="minorEastAsia"/>
          <w:sz w:val="22"/>
          <w:szCs w:val="22"/>
        </w:rPr>
        <w:t xml:space="preserve">a).  What are the points (x, y) coordinates at </w:t>
      </w:r>
      <m:oMath>
        <m:r>
          <w:rPr>
            <w:rFonts w:ascii="Cambria Math" w:eastAsiaTheme="minorEastAsia" w:hAnsi="Cambria Math"/>
            <w:sz w:val="22"/>
            <w:szCs w:val="22"/>
          </w:rPr>
          <m:t>t=3</m:t>
        </m:r>
      </m:oMath>
      <w:r>
        <w:rPr>
          <w:rFonts w:eastAsiaTheme="minorEastAsia"/>
          <w:sz w:val="22"/>
          <w:szCs w:val="22"/>
        </w:rPr>
        <w:t xml:space="preserve"> ?</w:t>
      </w:r>
      <w:r w:rsidR="00ED1354">
        <w:rPr>
          <w:rFonts w:eastAsiaTheme="minorEastAsia"/>
          <w:sz w:val="22"/>
          <w:szCs w:val="22"/>
        </w:rPr>
        <w:t xml:space="preserve">  (think about how the output of </w:t>
      </w:r>
      <m:oMath>
        <m:r>
          <w:rPr>
            <w:rFonts w:ascii="Cambria Math" w:eastAsiaTheme="minorEastAsia" w:hAnsi="Cambria Math"/>
            <w:sz w:val="22"/>
            <w:szCs w:val="22"/>
          </w:rPr>
          <m:t>A(t)</m:t>
        </m:r>
      </m:oMath>
      <w:r w:rsidR="00ED1354">
        <w:rPr>
          <w:rFonts w:eastAsiaTheme="minorEastAsia"/>
          <w:sz w:val="22"/>
          <w:szCs w:val="22"/>
        </w:rPr>
        <w:t xml:space="preserve"> is being used in the parametric equations).</w:t>
      </w:r>
    </w:p>
    <w:p w14:paraId="06978BCF" w14:textId="34A67B79" w:rsidR="00DD3B11" w:rsidRDefault="00DD3B11" w:rsidP="00DD3B11">
      <w:pPr>
        <w:tabs>
          <w:tab w:val="left" w:pos="1870"/>
        </w:tabs>
        <w:rPr>
          <w:rFonts w:eastAsiaTheme="minorEastAsia"/>
          <w:sz w:val="22"/>
          <w:szCs w:val="22"/>
        </w:rPr>
      </w:pPr>
      <w:r>
        <w:rPr>
          <w:rFonts w:eastAsiaTheme="minorEastAsia"/>
          <w:sz w:val="22"/>
          <w:szCs w:val="22"/>
        </w:rPr>
        <w:t>b).  Describe in words the movement of the point</w:t>
      </w:r>
      <w:r w:rsidR="00ED1354">
        <w:rPr>
          <w:rFonts w:eastAsiaTheme="minorEastAsia"/>
          <w:sz w:val="22"/>
          <w:szCs w:val="22"/>
        </w:rPr>
        <w:t xml:space="preserve"> around the circle.</w:t>
      </w:r>
    </w:p>
    <w:p w14:paraId="595C25F8" w14:textId="77777777" w:rsidR="00DD3B11" w:rsidRPr="003C68B2" w:rsidRDefault="00DD3B11" w:rsidP="00DD3B11">
      <w:pPr>
        <w:tabs>
          <w:tab w:val="left" w:pos="1870"/>
        </w:tabs>
        <w:rPr>
          <w:rFonts w:eastAsiaTheme="minorEastAsia"/>
          <w:sz w:val="22"/>
          <w:szCs w:val="22"/>
        </w:rPr>
      </w:pPr>
    </w:p>
    <w:p w14:paraId="256B1243" w14:textId="6475C1A0" w:rsidR="00555A81" w:rsidRPr="003C68B2" w:rsidRDefault="00DD3B11" w:rsidP="003C68B2">
      <w:pPr>
        <w:rPr>
          <w:rFonts w:eastAsiaTheme="minorEastAsia"/>
          <w:sz w:val="22"/>
          <w:szCs w:val="22"/>
        </w:rPr>
      </w:pPr>
      <w:r>
        <w:rPr>
          <w:rFonts w:eastAsiaTheme="minorEastAsia"/>
          <w:sz w:val="22"/>
          <w:szCs w:val="22"/>
        </w:rPr>
        <w:t>9</w:t>
      </w:r>
      <w:r w:rsidR="00555A81" w:rsidRPr="003C68B2">
        <w:rPr>
          <w:rFonts w:eastAsiaTheme="minorEastAsia"/>
          <w:sz w:val="22"/>
          <w:szCs w:val="22"/>
        </w:rPr>
        <w:t>).</w:t>
      </w:r>
      <w:r w:rsidR="00926B7D">
        <w:rPr>
          <w:rFonts w:eastAsiaTheme="minorEastAsia"/>
          <w:sz w:val="22"/>
          <w:szCs w:val="22"/>
        </w:rPr>
        <w:t xml:space="preserve"> [P]</w:t>
      </w:r>
      <w:r w:rsidR="00555A81" w:rsidRPr="003C68B2">
        <w:rPr>
          <w:rFonts w:eastAsiaTheme="minorEastAsia"/>
          <w:sz w:val="22"/>
          <w:szCs w:val="22"/>
        </w:rPr>
        <w:t xml:space="preserve"> Consider </w:t>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cos⁡</m:t>
        </m:r>
        <m:r>
          <w:rPr>
            <w:rFonts w:ascii="Cambria Math" w:eastAsiaTheme="minorEastAsia" w:hAnsi="Cambria Math"/>
            <w:sz w:val="22"/>
            <w:szCs w:val="22"/>
          </w:rPr>
          <m:t>(t)</m:t>
        </m:r>
      </m:oMath>
      <w:r w:rsidR="00555A81"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sin⁡</m:t>
        </m:r>
        <m:r>
          <w:rPr>
            <w:rFonts w:ascii="Cambria Math" w:eastAsiaTheme="minorEastAsia" w:hAnsi="Cambria Math"/>
            <w:sz w:val="22"/>
            <w:szCs w:val="22"/>
          </w:rPr>
          <m:t>(t)</m:t>
        </m:r>
      </m:oMath>
      <w:r w:rsidR="00555A81" w:rsidRPr="003C68B2">
        <w:rPr>
          <w:rFonts w:eastAsiaTheme="minorEastAsia"/>
          <w:sz w:val="22"/>
          <w:szCs w:val="22"/>
        </w:rPr>
        <w:t>.</w:t>
      </w:r>
    </w:p>
    <w:p w14:paraId="2F02E126" w14:textId="596A86C8" w:rsidR="00555A81" w:rsidRPr="003C68B2" w:rsidRDefault="00555A81" w:rsidP="003C68B2">
      <w:pPr>
        <w:rPr>
          <w:rFonts w:eastAsiaTheme="minorEastAsia"/>
          <w:sz w:val="22"/>
          <w:szCs w:val="22"/>
        </w:rPr>
      </w:pPr>
      <w:r w:rsidRPr="003C68B2">
        <w:rPr>
          <w:rFonts w:eastAsiaTheme="minorEastAsia"/>
          <w:sz w:val="22"/>
          <w:szCs w:val="22"/>
        </w:rPr>
        <w:t>a).  Modify the equations so that at t = 0 the point starts at the bottom of the circle and moves clockwise (at whatever speed you want).</w:t>
      </w:r>
    </w:p>
    <w:p w14:paraId="1C84419A" w14:textId="77777777" w:rsidR="00555A81" w:rsidRPr="003C68B2" w:rsidRDefault="00555A81" w:rsidP="003C68B2">
      <w:pPr>
        <w:rPr>
          <w:rFonts w:eastAsiaTheme="minorEastAsia"/>
          <w:sz w:val="22"/>
          <w:szCs w:val="22"/>
        </w:rPr>
      </w:pPr>
      <w:r w:rsidRPr="003C68B2">
        <w:rPr>
          <w:rFonts w:eastAsiaTheme="minorEastAsia"/>
          <w:sz w:val="22"/>
          <w:szCs w:val="22"/>
        </w:rPr>
        <w:lastRenderedPageBreak/>
        <w:t xml:space="preserve">b).  Modify the equations so that at t= 0 the point is at an angle of </w:t>
      </w:r>
      <m:oMath>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4</m:t>
            </m:r>
          </m:den>
        </m:f>
      </m:oMath>
      <w:r w:rsidRPr="003C68B2">
        <w:rPr>
          <w:rFonts w:eastAsiaTheme="minorEastAsia"/>
          <w:sz w:val="22"/>
          <w:szCs w:val="22"/>
        </w:rPr>
        <w:t xml:space="preserve"> and at t = 10 the point is at an angle of </w:t>
      </w:r>
      <m:oMath>
        <m:f>
          <m:fPr>
            <m:ctrlPr>
              <w:rPr>
                <w:rFonts w:ascii="Cambria Math" w:eastAsiaTheme="minorEastAsia" w:hAnsi="Cambria Math"/>
                <w:i/>
                <w:sz w:val="22"/>
                <w:szCs w:val="22"/>
              </w:rPr>
            </m:ctrlPr>
          </m:fPr>
          <m:num>
            <m:r>
              <w:rPr>
                <w:rFonts w:ascii="Cambria Math" w:eastAsiaTheme="minorEastAsia" w:hAnsi="Cambria Math"/>
                <w:sz w:val="22"/>
                <w:szCs w:val="22"/>
              </w:rPr>
              <m:t>3π</m:t>
            </m:r>
          </m:num>
          <m:den>
            <m:r>
              <w:rPr>
                <w:rFonts w:ascii="Cambria Math" w:eastAsiaTheme="minorEastAsia" w:hAnsi="Cambria Math"/>
                <w:sz w:val="22"/>
                <w:szCs w:val="22"/>
              </w:rPr>
              <m:t>4</m:t>
            </m:r>
          </m:den>
        </m:f>
      </m:oMath>
      <w:r w:rsidRPr="003C68B2">
        <w:rPr>
          <w:rFonts w:eastAsiaTheme="minorEastAsia"/>
          <w:sz w:val="22"/>
          <w:szCs w:val="22"/>
        </w:rPr>
        <w:t>.</w:t>
      </w:r>
    </w:p>
    <w:p w14:paraId="1D7E8A98" w14:textId="77777777" w:rsidR="007535B5" w:rsidRPr="003C68B2" w:rsidRDefault="007535B5" w:rsidP="003C68B2">
      <w:pPr>
        <w:rPr>
          <w:sz w:val="22"/>
          <w:szCs w:val="22"/>
        </w:rPr>
      </w:pPr>
    </w:p>
    <w:p w14:paraId="12F59EB8" w14:textId="40F74718" w:rsidR="007535B5" w:rsidRPr="003C68B2" w:rsidRDefault="0036118D" w:rsidP="003C68B2">
      <w:pPr>
        <w:rPr>
          <w:sz w:val="22"/>
          <w:szCs w:val="22"/>
        </w:rPr>
      </w:pPr>
      <w:r>
        <w:rPr>
          <w:sz w:val="22"/>
          <w:szCs w:val="22"/>
        </w:rPr>
        <w:t>10</w:t>
      </w:r>
      <w:r w:rsidR="007535B5" w:rsidRPr="003C68B2">
        <w:rPr>
          <w:sz w:val="22"/>
          <w:szCs w:val="22"/>
        </w:rPr>
        <w:t>).</w:t>
      </w:r>
      <w:r>
        <w:rPr>
          <w:sz w:val="22"/>
          <w:szCs w:val="22"/>
        </w:rPr>
        <w:t xml:space="preserve"> [C/P] </w:t>
      </w:r>
      <w:r w:rsidR="007535B5" w:rsidRPr="003C68B2">
        <w:rPr>
          <w:sz w:val="22"/>
          <w:szCs w:val="22"/>
        </w:rPr>
        <w:t xml:space="preserve">Define a parameterization where a point moves in a circular motion but continually accelerates. </w:t>
      </w:r>
    </w:p>
    <w:p w14:paraId="5D4A0062" w14:textId="77777777" w:rsidR="00BF1F2E" w:rsidRDefault="00BF1F2E" w:rsidP="003C68B2">
      <w:pPr>
        <w:rPr>
          <w:sz w:val="22"/>
          <w:szCs w:val="22"/>
        </w:rPr>
      </w:pPr>
    </w:p>
    <w:p w14:paraId="6BC486AE" w14:textId="227E2B25" w:rsidR="0036118D" w:rsidRDefault="0036118D" w:rsidP="003C68B2">
      <w:pPr>
        <w:rPr>
          <w:sz w:val="22"/>
          <w:szCs w:val="22"/>
        </w:rPr>
      </w:pPr>
      <w:r>
        <w:rPr>
          <w:sz w:val="22"/>
          <w:szCs w:val="22"/>
        </w:rPr>
        <w:t>11</w:t>
      </w:r>
      <w:r w:rsidR="007535B5" w:rsidRPr="003C68B2">
        <w:rPr>
          <w:sz w:val="22"/>
          <w:szCs w:val="22"/>
        </w:rPr>
        <w:t xml:space="preserve">).  </w:t>
      </w:r>
      <w:r w:rsidR="00BF1F2E">
        <w:rPr>
          <w:sz w:val="22"/>
          <w:szCs w:val="22"/>
        </w:rPr>
        <w:t xml:space="preserve">[C/P] </w:t>
      </w:r>
      <w:r>
        <w:rPr>
          <w:sz w:val="22"/>
          <w:szCs w:val="22"/>
        </w:rPr>
        <w:t>In this problem you’ll figure out whether two different moving points ever collide.</w:t>
      </w:r>
    </w:p>
    <w:p w14:paraId="53615DDD" w14:textId="77777777" w:rsidR="00BF1F2E" w:rsidRDefault="007535B5" w:rsidP="003C68B2">
      <w:pPr>
        <w:rPr>
          <w:sz w:val="22"/>
          <w:szCs w:val="22"/>
        </w:rPr>
      </w:pPr>
      <w:r w:rsidRPr="003C68B2">
        <w:rPr>
          <w:sz w:val="22"/>
          <w:szCs w:val="22"/>
        </w:rPr>
        <w:t xml:space="preserve">Particle A moves as x = cos(t), y = sin(t). Particle B moves as x = cos(2t − π/3), y = sin(2t − π/3), both for t ≥ 0. </w:t>
      </w:r>
      <w:r w:rsidRPr="003C68B2">
        <w:rPr>
          <w:sz w:val="22"/>
          <w:szCs w:val="22"/>
        </w:rPr>
        <w:br/>
      </w:r>
    </w:p>
    <w:p w14:paraId="47FDDC0F" w14:textId="77777777" w:rsidR="00BF1F2E" w:rsidRDefault="00BF1F2E" w:rsidP="00BF1F2E">
      <w:pPr>
        <w:spacing w:after="0" w:line="240" w:lineRule="auto"/>
        <w:rPr>
          <w:sz w:val="22"/>
          <w:szCs w:val="22"/>
        </w:rPr>
      </w:pPr>
      <w:r>
        <w:rPr>
          <w:sz w:val="22"/>
          <w:szCs w:val="22"/>
        </w:rPr>
        <w:t xml:space="preserve">a).  </w:t>
      </w:r>
      <w:r w:rsidR="007535B5" w:rsidRPr="003C68B2">
        <w:rPr>
          <w:sz w:val="22"/>
          <w:szCs w:val="22"/>
        </w:rPr>
        <w:t>Do the two particles ever occupy the same point at the same time? If so</w:t>
      </w:r>
      <w:r>
        <w:rPr>
          <w:sz w:val="22"/>
          <w:szCs w:val="22"/>
        </w:rPr>
        <w:t>, give the (x, y) coordinates of all the places where they collide.  If not, give a convincing justification why they never do.</w:t>
      </w:r>
      <w:r w:rsidR="007535B5" w:rsidRPr="003C68B2">
        <w:rPr>
          <w:sz w:val="22"/>
          <w:szCs w:val="22"/>
        </w:rPr>
        <w:br/>
      </w:r>
    </w:p>
    <w:p w14:paraId="04628364" w14:textId="77777777" w:rsidR="00BF1F2E" w:rsidRDefault="00BF1F2E" w:rsidP="00BF1F2E">
      <w:pPr>
        <w:spacing w:after="0" w:line="240" w:lineRule="auto"/>
        <w:rPr>
          <w:rFonts w:eastAsiaTheme="minorEastAsia"/>
          <w:sz w:val="22"/>
          <w:szCs w:val="22"/>
        </w:rPr>
      </w:pPr>
      <w:r>
        <w:rPr>
          <w:sz w:val="22"/>
          <w:szCs w:val="22"/>
        </w:rPr>
        <w:t xml:space="preserve">b).  Re-write particle A’s equation: </w:t>
      </w:r>
      <m:oMath>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something</m:t>
                </m:r>
              </m:e>
            </m:d>
          </m:e>
        </m:func>
      </m:oMath>
      <w:r>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sz w:val="22"/>
                    <w:szCs w:val="22"/>
                  </w:rPr>
                </m:ctrlPr>
              </m:dPr>
              <m:e>
                <m:r>
                  <w:rPr>
                    <w:rFonts w:ascii="Cambria Math" w:eastAsiaTheme="minorEastAsia" w:hAnsi="Cambria Math"/>
                    <w:sz w:val="22"/>
                    <w:szCs w:val="22"/>
                  </w:rPr>
                  <m:t>something</m:t>
                </m:r>
              </m:e>
            </m:d>
          </m:e>
        </m:func>
      </m:oMath>
      <w:r>
        <w:rPr>
          <w:rFonts w:eastAsiaTheme="minorEastAsia"/>
          <w:sz w:val="22"/>
          <w:szCs w:val="22"/>
        </w:rPr>
        <w:t xml:space="preserve"> so that the </w:t>
      </w:r>
      <w:r>
        <w:rPr>
          <w:rFonts w:eastAsiaTheme="minorEastAsia"/>
          <w:i/>
          <w:iCs/>
          <w:sz w:val="22"/>
          <w:szCs w:val="22"/>
        </w:rPr>
        <w:t xml:space="preserve">first </w:t>
      </w:r>
      <w:r>
        <w:rPr>
          <w:rFonts w:eastAsiaTheme="minorEastAsia"/>
          <w:sz w:val="22"/>
          <w:szCs w:val="22"/>
        </w:rPr>
        <w:t>time the two particles don’t collide before 100 seconds, but do collide sometime after 100 seconds.</w:t>
      </w:r>
    </w:p>
    <w:p w14:paraId="212B1947" w14:textId="77777777" w:rsidR="00BF1F2E" w:rsidRDefault="00BF1F2E" w:rsidP="00BF1F2E">
      <w:pPr>
        <w:spacing w:after="0" w:line="240" w:lineRule="auto"/>
        <w:rPr>
          <w:rFonts w:eastAsiaTheme="minorEastAsia"/>
          <w:sz w:val="22"/>
          <w:szCs w:val="22"/>
        </w:rPr>
      </w:pPr>
    </w:p>
    <w:p w14:paraId="09D5189F" w14:textId="4527011D" w:rsidR="00BF1F2E" w:rsidRPr="00BF1F2E" w:rsidRDefault="00BF1F2E" w:rsidP="00BF1F2E">
      <w:pPr>
        <w:spacing w:after="0" w:line="240" w:lineRule="auto"/>
        <w:rPr>
          <w:rFonts w:eastAsiaTheme="minorEastAsia"/>
          <w:sz w:val="22"/>
          <w:szCs w:val="22"/>
        </w:rPr>
      </w:pPr>
      <w:r>
        <w:rPr>
          <w:rFonts w:eastAsiaTheme="minorEastAsia"/>
          <w:sz w:val="22"/>
          <w:szCs w:val="22"/>
        </w:rPr>
        <w:t xml:space="preserve">c).  Re-write particle A’s equation so that the first time the particles collide is at exactly 130 seconds. </w:t>
      </w:r>
    </w:p>
    <w:p w14:paraId="6D858F17" w14:textId="77777777" w:rsidR="00BF1F2E" w:rsidRDefault="00BF1F2E">
      <w:pPr>
        <w:rPr>
          <w:rFonts w:eastAsiaTheme="minorEastAsia"/>
          <w:iCs/>
          <w:sz w:val="22"/>
          <w:szCs w:val="22"/>
        </w:rPr>
      </w:pPr>
      <w:r>
        <w:rPr>
          <w:rFonts w:eastAsiaTheme="minorEastAsia"/>
          <w:iCs/>
          <w:sz w:val="22"/>
          <w:szCs w:val="22"/>
        </w:rPr>
        <w:br w:type="page"/>
      </w:r>
    </w:p>
    <w:p w14:paraId="17ABA4CB" w14:textId="27C6EE20" w:rsidR="0023554B" w:rsidRDefault="0023554B" w:rsidP="0023554B">
      <w:pPr>
        <w:pStyle w:val="Heading2"/>
      </w:pPr>
      <w:r>
        <w:lastRenderedPageBreak/>
        <w:t xml:space="preserve">Solutions for </w:t>
      </w:r>
      <w:r>
        <w:t>topic 2 – 7– Circular motion</w:t>
      </w:r>
    </w:p>
    <w:p w14:paraId="7ADDA79C" w14:textId="77777777" w:rsidR="00841191" w:rsidRPr="003C68B2" w:rsidRDefault="00841191" w:rsidP="00841191">
      <w:pPr>
        <w:rPr>
          <w:sz w:val="22"/>
          <w:szCs w:val="22"/>
        </w:rPr>
      </w:pPr>
      <w:r w:rsidRPr="003C68B2">
        <w:rPr>
          <w:sz w:val="22"/>
          <w:szCs w:val="22"/>
        </w:rPr>
        <w:t xml:space="preserve">1). [C]  </w:t>
      </w:r>
    </w:p>
    <w:p w14:paraId="247403DC" w14:textId="7D482E4F" w:rsidR="00841191" w:rsidRDefault="00841191" w:rsidP="00841191">
      <w:pPr>
        <w:rPr>
          <w:rFonts w:eastAsiaTheme="minorEastAsia"/>
          <w:sz w:val="22"/>
          <w:szCs w:val="22"/>
        </w:rPr>
      </w:pPr>
      <w:r w:rsidRPr="003C68B2">
        <w:rPr>
          <w:sz w:val="22"/>
          <w:szCs w:val="22"/>
        </w:rPr>
        <w:t xml:space="preserve">a).  Your partner doesn’t remember </w:t>
      </w:r>
      <w:r w:rsidRPr="003C68B2">
        <w:rPr>
          <w:i/>
          <w:iCs/>
          <w:sz w:val="22"/>
          <w:szCs w:val="22"/>
        </w:rPr>
        <w:t>why</w:t>
      </w:r>
      <w:r w:rsidRPr="003C68B2">
        <w:rPr>
          <w:sz w:val="22"/>
          <w:szCs w:val="22"/>
        </w:rPr>
        <w:t xml:space="preserve"> </w:t>
      </w:r>
      <m:oMath>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(t)</m:t>
        </m:r>
      </m:oMath>
      <w:r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sin</m:t>
        </m:r>
        <m:r>
          <w:rPr>
            <w:rFonts w:ascii="Cambria Math" w:eastAsiaTheme="minorEastAsia" w:hAnsi="Cambria Math"/>
            <w:sz w:val="22"/>
            <w:szCs w:val="22"/>
          </w:rPr>
          <m:t>(t)</m:t>
        </m:r>
      </m:oMath>
      <w:r w:rsidRPr="003C68B2">
        <w:rPr>
          <w:rFonts w:eastAsiaTheme="minorEastAsia"/>
          <w:sz w:val="22"/>
          <w:szCs w:val="22"/>
        </w:rPr>
        <w:t xml:space="preserve"> define a </w:t>
      </w:r>
      <w:r w:rsidRPr="003C68B2">
        <w:rPr>
          <w:rFonts w:eastAsiaTheme="minorEastAsia"/>
          <w:i/>
          <w:iCs/>
          <w:sz w:val="22"/>
          <w:szCs w:val="22"/>
        </w:rPr>
        <w:t>circular</w:t>
      </w:r>
      <w:r w:rsidRPr="003C68B2">
        <w:rPr>
          <w:rFonts w:eastAsiaTheme="minorEastAsia"/>
          <w:sz w:val="22"/>
          <w:szCs w:val="22"/>
        </w:rPr>
        <w:t xml:space="preserve"> motion.  Explain why this is true.</w:t>
      </w:r>
      <w:r w:rsidRPr="00841191">
        <w:rPr>
          <w:noProof/>
        </w:rPr>
        <w:t xml:space="preserve"> </w:t>
      </w:r>
    </w:p>
    <w:p w14:paraId="3F9B200F" w14:textId="1ABE2AF3" w:rsidR="00841191" w:rsidRDefault="00841191" w:rsidP="00841191">
      <w:pPr>
        <w:rPr>
          <w:rFonts w:eastAsiaTheme="minorEastAsia"/>
          <w:sz w:val="22"/>
          <w:szCs w:val="22"/>
        </w:rPr>
      </w:pPr>
      <w:r w:rsidRPr="00841191">
        <w:rPr>
          <w:rFonts w:eastAsiaTheme="minorEastAsia"/>
          <w:noProof/>
          <w:sz w:val="22"/>
          <w:szCs w:val="22"/>
        </w:rPr>
        <w:drawing>
          <wp:anchor distT="0" distB="0" distL="114300" distR="114300" simplePos="0" relativeHeight="251657216" behindDoc="0" locked="0" layoutInCell="1" allowOverlap="1" wp14:anchorId="65675CA0" wp14:editId="06CE8CB0">
            <wp:simplePos x="0" y="0"/>
            <wp:positionH relativeFrom="margin">
              <wp:align>left</wp:align>
            </wp:positionH>
            <wp:positionV relativeFrom="paragraph">
              <wp:posOffset>5080</wp:posOffset>
            </wp:positionV>
            <wp:extent cx="2266950" cy="2007870"/>
            <wp:effectExtent l="0" t="0" r="0" b="0"/>
            <wp:wrapSquare wrapText="bothSides"/>
            <wp:docPr id="133631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1713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6950" cy="2007870"/>
                    </a:xfrm>
                    <a:prstGeom prst="rect">
                      <a:avLst/>
                    </a:prstGeom>
                  </pic:spPr>
                </pic:pic>
              </a:graphicData>
            </a:graphic>
            <wp14:sizeRelH relativeFrom="page">
              <wp14:pctWidth>0</wp14:pctWidth>
            </wp14:sizeRelH>
            <wp14:sizeRelV relativeFrom="page">
              <wp14:pctHeight>0</wp14:pctHeight>
            </wp14:sizeRelV>
          </wp:anchor>
        </w:drawing>
      </w:r>
      <w:r>
        <w:rPr>
          <w:i/>
          <w:iCs/>
          <w:sz w:val="22"/>
          <w:szCs w:val="22"/>
        </w:rPr>
        <w:t>t</w:t>
      </w:r>
      <w:r>
        <w:rPr>
          <w:sz w:val="22"/>
          <w:szCs w:val="22"/>
        </w:rPr>
        <w:t xml:space="preserve"> is being used as the angle in </w:t>
      </w:r>
      <m:oMath>
        <m:r>
          <m:rPr>
            <m:sty m:val="p"/>
          </m:rPr>
          <w:rPr>
            <w:rFonts w:ascii="Cambria Math" w:hAnsi="Cambria Math"/>
            <w:sz w:val="22"/>
            <w:szCs w:val="22"/>
          </w:rPr>
          <m:t>cos⁡</m:t>
        </m:r>
        <m:r>
          <w:rPr>
            <w:rFonts w:ascii="Cambria Math" w:hAnsi="Cambria Math"/>
            <w:sz w:val="22"/>
            <w:szCs w:val="22"/>
          </w:rPr>
          <m:t>(t)</m:t>
        </m:r>
      </m:oMath>
      <w:r>
        <w:rPr>
          <w:rFonts w:eastAsiaTheme="minorEastAsia"/>
          <w:sz w:val="22"/>
          <w:szCs w:val="22"/>
        </w:rPr>
        <w:t xml:space="preserve"> and </w:t>
      </w:r>
      <m:oMath>
        <m:r>
          <m:rPr>
            <m:sty m:val="p"/>
          </m:rPr>
          <w:rPr>
            <w:rFonts w:ascii="Cambria Math" w:eastAsiaTheme="minorEastAsia" w:hAnsi="Cambria Math"/>
            <w:sz w:val="22"/>
            <w:szCs w:val="22"/>
          </w:rPr>
          <m:t>sin⁡</m:t>
        </m:r>
        <m:r>
          <w:rPr>
            <w:rFonts w:ascii="Cambria Math" w:eastAsiaTheme="minorEastAsia" w:hAnsi="Cambria Math"/>
            <w:sz w:val="22"/>
            <w:szCs w:val="22"/>
          </w:rPr>
          <m:t>(t)</m:t>
        </m:r>
      </m:oMath>
      <w:r>
        <w:rPr>
          <w:rFonts w:eastAsiaTheme="minorEastAsia"/>
          <w:sz w:val="22"/>
          <w:szCs w:val="22"/>
        </w:rPr>
        <w:t xml:space="preserve">.  Remember that </w:t>
      </w:r>
      <m:oMath>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r>
                  <w:rPr>
                    <w:rFonts w:ascii="Cambria Math" w:eastAsiaTheme="minorEastAsia" w:hAnsi="Cambria Math"/>
                    <w:sz w:val="22"/>
                    <w:szCs w:val="22"/>
                  </w:rPr>
                  <m:t>θ</m:t>
                </m:r>
              </m:e>
            </m:d>
          </m:e>
        </m:func>
      </m:oMath>
      <w:r>
        <w:rPr>
          <w:rFonts w:eastAsiaTheme="minorEastAsia"/>
          <w:sz w:val="22"/>
          <w:szCs w:val="22"/>
        </w:rPr>
        <w:t xml:space="preserve"> gives the x-coordinate of the point at an angle of theta.  so, </w:t>
      </w:r>
      <m:oMath>
        <m:r>
          <m:rPr>
            <m:sty m:val="p"/>
          </m:rPr>
          <w:rPr>
            <w:rFonts w:ascii="Cambria Math" w:eastAsiaTheme="minorEastAsia" w:hAnsi="Cambria Math"/>
            <w:sz w:val="22"/>
            <w:szCs w:val="22"/>
          </w:rPr>
          <m:t>cos</m:t>
        </m:r>
        <m:r>
          <w:rPr>
            <w:rFonts w:ascii="Cambria Math" w:eastAsiaTheme="minorEastAsia" w:hAnsi="Cambria Math"/>
            <w:sz w:val="22"/>
            <w:szCs w:val="22"/>
          </w:rPr>
          <m:t>(t)</m:t>
        </m:r>
      </m:oMath>
      <w:r>
        <w:rPr>
          <w:rFonts w:eastAsiaTheme="minorEastAsia"/>
          <w:sz w:val="22"/>
          <w:szCs w:val="22"/>
        </w:rPr>
        <w:t xml:space="preserve"> gives the x-coordinate of the point at an angle of </w:t>
      </w:r>
      <w:r>
        <w:rPr>
          <w:rFonts w:eastAsiaTheme="minorEastAsia"/>
          <w:i/>
          <w:iCs/>
          <w:sz w:val="22"/>
          <w:szCs w:val="22"/>
        </w:rPr>
        <w:t>t</w:t>
      </w:r>
      <w:r>
        <w:rPr>
          <w:rFonts w:eastAsiaTheme="minorEastAsia"/>
          <w:sz w:val="22"/>
          <w:szCs w:val="22"/>
        </w:rPr>
        <w:t>.</w:t>
      </w:r>
    </w:p>
    <w:p w14:paraId="02524D43" w14:textId="32F47202" w:rsidR="00841191" w:rsidRDefault="00841191" w:rsidP="00841191">
      <w:pPr>
        <w:rPr>
          <w:sz w:val="22"/>
          <w:szCs w:val="22"/>
        </w:rPr>
      </w:pPr>
      <w:r>
        <w:rPr>
          <w:sz w:val="22"/>
          <w:szCs w:val="22"/>
        </w:rPr>
        <w:t>Sine gives the y-coordinate of a point at its input angle.</w:t>
      </w:r>
    </w:p>
    <w:p w14:paraId="69040F19" w14:textId="7943D8D0" w:rsidR="00841191" w:rsidRPr="00841191" w:rsidRDefault="00841191" w:rsidP="00841191">
      <w:pPr>
        <w:rPr>
          <w:sz w:val="22"/>
          <w:szCs w:val="22"/>
        </w:rPr>
      </w:pPr>
      <w:r>
        <w:rPr>
          <w:sz w:val="22"/>
          <w:szCs w:val="22"/>
        </w:rPr>
        <w:t xml:space="preserve">Using </w:t>
      </w:r>
      <w:r>
        <w:rPr>
          <w:i/>
          <w:iCs/>
          <w:sz w:val="22"/>
          <w:szCs w:val="22"/>
        </w:rPr>
        <w:t>t</w:t>
      </w:r>
      <w:r>
        <w:rPr>
          <w:sz w:val="22"/>
          <w:szCs w:val="22"/>
        </w:rPr>
        <w:t xml:space="preserve"> for the angle means that as time increases, the angle increases, and cosine and sine convert that angle into (x, y) coordinates for the point at that angle.</w:t>
      </w:r>
    </w:p>
    <w:p w14:paraId="055CD60F" w14:textId="66AB03E2" w:rsidR="00841191" w:rsidRDefault="00841191" w:rsidP="00841191">
      <w:pPr>
        <w:rPr>
          <w:sz w:val="22"/>
          <w:szCs w:val="22"/>
        </w:rPr>
      </w:pPr>
    </w:p>
    <w:p w14:paraId="1007D5CF" w14:textId="77777777" w:rsidR="00841191" w:rsidRDefault="00841191" w:rsidP="00841191">
      <w:pPr>
        <w:rPr>
          <w:sz w:val="22"/>
          <w:szCs w:val="22"/>
        </w:rPr>
      </w:pPr>
    </w:p>
    <w:p w14:paraId="11C4CFE3" w14:textId="77777777" w:rsidR="00841191" w:rsidRDefault="00841191" w:rsidP="00841191">
      <w:pPr>
        <w:rPr>
          <w:rFonts w:eastAsiaTheme="minorEastAsia"/>
          <w:sz w:val="22"/>
          <w:szCs w:val="22"/>
        </w:rPr>
      </w:pPr>
      <w:r w:rsidRPr="003C68B2">
        <w:rPr>
          <w:sz w:val="22"/>
          <w:szCs w:val="22"/>
        </w:rPr>
        <w:t xml:space="preserve">b).  Would </w:t>
      </w:r>
      <m:oMath>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(t)</m:t>
        </m:r>
      </m:oMath>
      <w:r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cos⁡</m:t>
        </m:r>
        <m:r>
          <w:rPr>
            <w:rFonts w:ascii="Cambria Math" w:eastAsiaTheme="minorEastAsia" w:hAnsi="Cambria Math"/>
            <w:sz w:val="22"/>
            <w:szCs w:val="22"/>
          </w:rPr>
          <m:t>(t)</m:t>
        </m:r>
      </m:oMath>
      <w:r w:rsidRPr="003C68B2">
        <w:rPr>
          <w:rFonts w:eastAsiaTheme="minorEastAsia"/>
          <w:sz w:val="22"/>
          <w:szCs w:val="22"/>
        </w:rPr>
        <w:t xml:space="preserve"> define a circular motion?  Is it different from the pair of equations in part a?  how?</w:t>
      </w:r>
    </w:p>
    <w:p w14:paraId="7B26C109" w14:textId="0D5165D4" w:rsidR="00841191" w:rsidRDefault="00841191" w:rsidP="00841191">
      <w:pPr>
        <w:rPr>
          <w:rFonts w:eastAsiaTheme="minorEastAsia"/>
          <w:sz w:val="22"/>
          <w:szCs w:val="22"/>
        </w:rPr>
      </w:pPr>
      <w:r>
        <w:rPr>
          <w:rFonts w:eastAsiaTheme="minorEastAsia"/>
          <w:noProof/>
          <w:sz w:val="22"/>
          <w:szCs w:val="22"/>
        </w:rPr>
        <mc:AlternateContent>
          <mc:Choice Requires="wps">
            <w:drawing>
              <wp:anchor distT="0" distB="0" distL="114300" distR="114300" simplePos="0" relativeHeight="251697152" behindDoc="0" locked="0" layoutInCell="1" allowOverlap="1" wp14:anchorId="06BC2407" wp14:editId="1321FAC4">
                <wp:simplePos x="0" y="0"/>
                <wp:positionH relativeFrom="column">
                  <wp:posOffset>1673225</wp:posOffset>
                </wp:positionH>
                <wp:positionV relativeFrom="paragraph">
                  <wp:posOffset>279823</wp:posOffset>
                </wp:positionV>
                <wp:extent cx="1113366" cy="228600"/>
                <wp:effectExtent l="0" t="0" r="0" b="0"/>
                <wp:wrapNone/>
                <wp:docPr id="1451561745" name="Text Box 37"/>
                <wp:cNvGraphicFramePr/>
                <a:graphic xmlns:a="http://schemas.openxmlformats.org/drawingml/2006/main">
                  <a:graphicData uri="http://schemas.microsoft.com/office/word/2010/wordprocessingShape">
                    <wps:wsp>
                      <wps:cNvSpPr txBox="1"/>
                      <wps:spPr>
                        <a:xfrm>
                          <a:off x="0" y="0"/>
                          <a:ext cx="1113366" cy="228600"/>
                        </a:xfrm>
                        <a:prstGeom prst="rect">
                          <a:avLst/>
                        </a:prstGeom>
                        <a:noFill/>
                        <a:ln w="6350">
                          <a:noFill/>
                        </a:ln>
                      </wps:spPr>
                      <wps:txbx>
                        <w:txbxContent>
                          <w:p w14:paraId="225B9C43" w14:textId="6A4EF49B" w:rsidR="00841191" w:rsidRPr="00841191" w:rsidRDefault="00841191">
                            <w:pPr>
                              <w:rPr>
                                <w:sz w:val="16"/>
                                <w:szCs w:val="16"/>
                              </w:rPr>
                            </w:pPr>
                            <w:r w:rsidRPr="00841191">
                              <w:rPr>
                                <w:sz w:val="16"/>
                                <w:szCs w:val="16"/>
                              </w:rPr>
                              <w:t>reflect for the inverse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C2407" id="Text Box 37" o:spid="_x0000_s1030" type="#_x0000_t202" style="position:absolute;margin-left:131.75pt;margin-top:22.05pt;width:87.65pt;height: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" filled="f" stroked="f" strokeweight=".5pt">
                <v:textbox>
                  <w:txbxContent>
                    <w:p w14:paraId="225B9C43" w14:textId="6A4EF49B" w:rsidR="00841191" w:rsidRPr="00841191" w:rsidRDefault="00841191">
                      <w:pPr>
                        <w:rPr>
                          <w:sz w:val="16"/>
                          <w:szCs w:val="16"/>
                        </w:rPr>
                      </w:pPr>
                      <w:r w:rsidRPr="00841191">
                        <w:rPr>
                          <w:sz w:val="16"/>
                          <w:szCs w:val="16"/>
                        </w:rPr>
                        <w:t>reflect for the inverse</w:t>
                      </w:r>
                    </w:p>
                  </w:txbxContent>
                </v:textbox>
              </v:shape>
            </w:pict>
          </mc:Fallback>
        </mc:AlternateContent>
      </w:r>
      <w:r>
        <w:rPr>
          <w:rFonts w:eastAsiaTheme="minorEastAsia"/>
          <w:noProof/>
          <w:sz w:val="22"/>
          <w:szCs w:val="22"/>
        </w:rPr>
        <mc:AlternateContent>
          <mc:Choice Requires="wps">
            <w:drawing>
              <wp:anchor distT="0" distB="0" distL="114300" distR="114300" simplePos="0" relativeHeight="251695104" behindDoc="0" locked="0" layoutInCell="1" allowOverlap="1" wp14:anchorId="5B5848DC" wp14:editId="14016CF1">
                <wp:simplePos x="0" y="0"/>
                <wp:positionH relativeFrom="column">
                  <wp:posOffset>2826597</wp:posOffset>
                </wp:positionH>
                <wp:positionV relativeFrom="paragraph">
                  <wp:posOffset>266065</wp:posOffset>
                </wp:positionV>
                <wp:extent cx="1172210" cy="355600"/>
                <wp:effectExtent l="0" t="0" r="0" b="6350"/>
                <wp:wrapNone/>
                <wp:docPr id="986715029" name="Text Box 35"/>
                <wp:cNvGraphicFramePr/>
                <a:graphic xmlns:a="http://schemas.openxmlformats.org/drawingml/2006/main">
                  <a:graphicData uri="http://schemas.microsoft.com/office/word/2010/wordprocessingShape">
                    <wps:wsp>
                      <wps:cNvSpPr txBox="1"/>
                      <wps:spPr>
                        <a:xfrm>
                          <a:off x="0" y="0"/>
                          <a:ext cx="1172210" cy="355600"/>
                        </a:xfrm>
                        <a:prstGeom prst="rect">
                          <a:avLst/>
                        </a:prstGeom>
                        <a:noFill/>
                        <a:ln w="6350">
                          <a:noFill/>
                        </a:ln>
                      </wps:spPr>
                      <wps:txbx>
                        <w:txbxContent>
                          <w:p w14:paraId="2624C968" w14:textId="7A84A6AF" w:rsidR="00841191" w:rsidRPr="00841191" w:rsidRDefault="00841191" w:rsidP="00841191">
                            <w:pPr>
                              <w:spacing w:after="0" w:line="240" w:lineRule="auto"/>
                              <w:rPr>
                                <w:rFonts w:eastAsiaTheme="minorEastAsia"/>
                                <w:sz w:val="16"/>
                                <w:szCs w:val="16"/>
                              </w:rPr>
                            </w:pPr>
                            <m:oMathPara>
                              <m:oMath>
                                <m:r>
                                  <w:rPr>
                                    <w:rFonts w:ascii="Cambria Math" w:hAnsi="Cambria Math"/>
                                    <w:sz w:val="16"/>
                                    <w:szCs w:val="16"/>
                                  </w:rPr>
                                  <m:t>x</m:t>
                                </m:r>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r>
                                  <m:rPr>
                                    <m:sty m:val="p"/>
                                  </m:rPr>
                                  <w:rPr>
                                    <w:rFonts w:ascii="Cambria Math" w:hAnsi="Cambria Math"/>
                                    <w:sz w:val="16"/>
                                    <w:szCs w:val="16"/>
                                  </w:rPr>
                                  <m:t>sin</m:t>
                                </m:r>
                                <m:r>
                                  <w:rPr>
                                    <w:rFonts w:ascii="Cambria Math" w:hAnsi="Cambria Math"/>
                                    <w:sz w:val="16"/>
                                    <w:szCs w:val="16"/>
                                  </w:rPr>
                                  <m:t>(t)</m:t>
                                </m:r>
                              </m:oMath>
                            </m:oMathPara>
                          </w:p>
                          <w:p w14:paraId="6C4F737E" w14:textId="1C03A080" w:rsidR="00841191" w:rsidRPr="00841191" w:rsidRDefault="00841191" w:rsidP="00841191">
                            <w:pPr>
                              <w:spacing w:after="0" w:line="240" w:lineRule="auto"/>
                              <w:rPr>
                                <w:sz w:val="16"/>
                                <w:szCs w:val="16"/>
                              </w:rPr>
                            </w:pPr>
                            <m:oMathPara>
                              <m:oMath>
                                <m:r>
                                  <w:rPr>
                                    <w:rFonts w:ascii="Cambria Math" w:hAnsi="Cambria Math"/>
                                    <w:sz w:val="16"/>
                                    <w:szCs w:val="16"/>
                                  </w:rPr>
                                  <m:t>y</m:t>
                                </m:r>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r>
                                  <m:rPr>
                                    <m:sty m:val="p"/>
                                  </m:rPr>
                                  <w:rPr>
                                    <w:rFonts w:ascii="Cambria Math" w:hAnsi="Cambria Math"/>
                                    <w:sz w:val="16"/>
                                    <w:szCs w:val="16"/>
                                  </w:rPr>
                                  <m:t>cos</m:t>
                                </m:r>
                                <m:r>
                                  <w:rPr>
                                    <w:rFonts w:ascii="Cambria Math" w:hAnsi="Cambria Math"/>
                                    <w:sz w:val="16"/>
                                    <w:szCs w:val="16"/>
                                  </w:rPr>
                                  <m:t>(t)</m:t>
                                </m:r>
                              </m:oMath>
                            </m:oMathPara>
                          </w:p>
                          <w:p w14:paraId="3F0EAB60" w14:textId="77777777" w:rsidR="00841191" w:rsidRPr="00841191" w:rsidRDefault="00841191" w:rsidP="00841191">
                            <w:pPr>
                              <w:spacing w:after="0" w:line="240" w:lineRule="auto"/>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5848DC" id="Text Box 35" o:spid="_x0000_s1031" type="#_x0000_t202" style="position:absolute;margin-left:222.55pt;margin-top:20.95pt;width:92.3pt;height:28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" filled="f" stroked="f" strokeweight=".5pt">
                <v:textbox>
                  <w:txbxContent>
                    <w:p w14:paraId="2624C968" w14:textId="7A84A6AF" w:rsidR="00841191" w:rsidRPr="00841191" w:rsidRDefault="00841191" w:rsidP="00841191">
                      <w:pPr>
                        <w:spacing w:after="0" w:line="240" w:lineRule="auto"/>
                        <w:rPr>
                          <w:rFonts w:eastAsiaTheme="minorEastAsia"/>
                          <w:sz w:val="16"/>
                          <w:szCs w:val="16"/>
                        </w:rPr>
                      </w:pPr>
                      <m:oMathPara>
                        <m:oMath>
                          <m:r>
                            <w:rPr>
                              <w:rFonts w:ascii="Cambria Math" w:hAnsi="Cambria Math"/>
                              <w:sz w:val="16"/>
                              <w:szCs w:val="16"/>
                            </w:rPr>
                            <m:t>x</m:t>
                          </m:r>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r>
                            <m:rPr>
                              <m:sty m:val="p"/>
                            </m:rPr>
                            <w:rPr>
                              <w:rFonts w:ascii="Cambria Math" w:hAnsi="Cambria Math"/>
                              <w:sz w:val="16"/>
                              <w:szCs w:val="16"/>
                            </w:rPr>
                            <m:t>sin</m:t>
                          </m:r>
                          <m:r>
                            <w:rPr>
                              <w:rFonts w:ascii="Cambria Math" w:hAnsi="Cambria Math"/>
                              <w:sz w:val="16"/>
                              <w:szCs w:val="16"/>
                            </w:rPr>
                            <m:t>(t)</m:t>
                          </m:r>
                        </m:oMath>
                      </m:oMathPara>
                    </w:p>
                    <w:p w14:paraId="6C4F737E" w14:textId="1C03A080" w:rsidR="00841191" w:rsidRPr="00841191" w:rsidRDefault="00841191" w:rsidP="00841191">
                      <w:pPr>
                        <w:spacing w:after="0" w:line="240" w:lineRule="auto"/>
                        <w:rPr>
                          <w:sz w:val="16"/>
                          <w:szCs w:val="16"/>
                        </w:rPr>
                      </w:pPr>
                      <m:oMathPara>
                        <m:oMath>
                          <m:r>
                            <w:rPr>
                              <w:rFonts w:ascii="Cambria Math" w:hAnsi="Cambria Math"/>
                              <w:sz w:val="16"/>
                              <w:szCs w:val="16"/>
                            </w:rPr>
                            <m:t>y</m:t>
                          </m:r>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r>
                            <m:rPr>
                              <m:sty m:val="p"/>
                            </m:rPr>
                            <w:rPr>
                              <w:rFonts w:ascii="Cambria Math" w:hAnsi="Cambria Math"/>
                              <w:sz w:val="16"/>
                              <w:szCs w:val="16"/>
                            </w:rPr>
                            <m:t>cos</m:t>
                          </m:r>
                          <m:r>
                            <w:rPr>
                              <w:rFonts w:ascii="Cambria Math" w:hAnsi="Cambria Math"/>
                              <w:sz w:val="16"/>
                              <w:szCs w:val="16"/>
                            </w:rPr>
                            <m:t>(t)</m:t>
                          </m:r>
                        </m:oMath>
                      </m:oMathPara>
                    </w:p>
                    <w:p w14:paraId="3F0EAB60" w14:textId="77777777" w:rsidR="00841191" w:rsidRPr="00841191" w:rsidRDefault="00841191" w:rsidP="00841191">
                      <w:pPr>
                        <w:spacing w:after="0" w:line="240" w:lineRule="auto"/>
                        <w:rPr>
                          <w:sz w:val="16"/>
                          <w:szCs w:val="16"/>
                        </w:rPr>
                      </w:pPr>
                    </w:p>
                  </w:txbxContent>
                </v:textbox>
              </v:shape>
            </w:pict>
          </mc:Fallback>
        </mc:AlternateContent>
      </w:r>
      <w:r>
        <w:rPr>
          <w:rFonts w:eastAsiaTheme="minorEastAsia"/>
          <w:noProof/>
          <w:sz w:val="22"/>
          <w:szCs w:val="22"/>
        </w:rPr>
        <mc:AlternateContent>
          <mc:Choice Requires="wps">
            <w:drawing>
              <wp:anchor distT="0" distB="0" distL="114300" distR="114300" simplePos="0" relativeHeight="251693056" behindDoc="0" locked="0" layoutInCell="1" allowOverlap="1" wp14:anchorId="07208047" wp14:editId="79ECFF0C">
                <wp:simplePos x="0" y="0"/>
                <wp:positionH relativeFrom="column">
                  <wp:posOffset>467783</wp:posOffset>
                </wp:positionH>
                <wp:positionV relativeFrom="paragraph">
                  <wp:posOffset>292735</wp:posOffset>
                </wp:positionV>
                <wp:extent cx="1172633" cy="355600"/>
                <wp:effectExtent l="0" t="0" r="0" b="6350"/>
                <wp:wrapNone/>
                <wp:docPr id="380880649" name="Text Box 35"/>
                <wp:cNvGraphicFramePr/>
                <a:graphic xmlns:a="http://schemas.openxmlformats.org/drawingml/2006/main">
                  <a:graphicData uri="http://schemas.microsoft.com/office/word/2010/wordprocessingShape">
                    <wps:wsp>
                      <wps:cNvSpPr txBox="1"/>
                      <wps:spPr>
                        <a:xfrm>
                          <a:off x="0" y="0"/>
                          <a:ext cx="1172633" cy="355600"/>
                        </a:xfrm>
                        <a:prstGeom prst="rect">
                          <a:avLst/>
                        </a:prstGeom>
                        <a:noFill/>
                        <a:ln w="6350">
                          <a:noFill/>
                        </a:ln>
                      </wps:spPr>
                      <wps:txbx>
                        <w:txbxContent>
                          <w:p w14:paraId="05319A5C" w14:textId="0EDDF74E" w:rsidR="00841191" w:rsidRPr="00841191" w:rsidRDefault="00841191" w:rsidP="00841191">
                            <w:pPr>
                              <w:spacing w:after="0" w:line="240" w:lineRule="auto"/>
                              <w:rPr>
                                <w:rFonts w:eastAsiaTheme="minorEastAsia"/>
                                <w:sz w:val="16"/>
                                <w:szCs w:val="16"/>
                              </w:rPr>
                            </w:pPr>
                            <m:oMathPara>
                              <m:oMath>
                                <m:r>
                                  <w:rPr>
                                    <w:rFonts w:ascii="Cambria Math" w:hAnsi="Cambria Math"/>
                                    <w:sz w:val="16"/>
                                    <w:szCs w:val="16"/>
                                  </w:rPr>
                                  <m:t>x</m:t>
                                </m:r>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r>
                                  <m:rPr>
                                    <m:sty m:val="p"/>
                                  </m:rPr>
                                  <w:rPr>
                                    <w:rFonts w:ascii="Cambria Math" w:hAnsi="Cambria Math"/>
                                    <w:sz w:val="16"/>
                                    <w:szCs w:val="16"/>
                                  </w:rPr>
                                  <m:t>cos</m:t>
                                </m:r>
                                <m:r>
                                  <w:rPr>
                                    <w:rFonts w:ascii="Cambria Math" w:hAnsi="Cambria Math"/>
                                    <w:sz w:val="16"/>
                                    <w:szCs w:val="16"/>
                                  </w:rPr>
                                  <m:t>(t)</m:t>
                                </m:r>
                              </m:oMath>
                            </m:oMathPara>
                          </w:p>
                          <w:p w14:paraId="12DBDFCD" w14:textId="271294AA" w:rsidR="00841191" w:rsidRPr="00841191" w:rsidRDefault="00841191" w:rsidP="00841191">
                            <w:pPr>
                              <w:spacing w:after="0" w:line="240" w:lineRule="auto"/>
                              <w:rPr>
                                <w:sz w:val="16"/>
                                <w:szCs w:val="16"/>
                              </w:rPr>
                            </w:pPr>
                            <m:oMathPara>
                              <m:oMath>
                                <m:r>
                                  <w:rPr>
                                    <w:rFonts w:ascii="Cambria Math" w:hAnsi="Cambria Math"/>
                                    <w:sz w:val="16"/>
                                    <w:szCs w:val="16"/>
                                  </w:rPr>
                                  <m:t>y</m:t>
                                </m:r>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r>
                                  <m:rPr>
                                    <m:sty m:val="p"/>
                                  </m:rPr>
                                  <w:rPr>
                                    <w:rFonts w:ascii="Cambria Math" w:hAnsi="Cambria Math"/>
                                    <w:sz w:val="16"/>
                                    <w:szCs w:val="16"/>
                                  </w:rPr>
                                  <m:t>sin</m:t>
                                </m:r>
                                <m:r>
                                  <w:rPr>
                                    <w:rFonts w:ascii="Cambria Math" w:hAnsi="Cambria Math"/>
                                    <w:sz w:val="16"/>
                                    <w:szCs w:val="16"/>
                                  </w:rPr>
                                  <m:t>(t)</m:t>
                                </m:r>
                              </m:oMath>
                            </m:oMathPara>
                          </w:p>
                          <w:p w14:paraId="47729C1D" w14:textId="77777777" w:rsidR="00841191" w:rsidRPr="00841191" w:rsidRDefault="00841191" w:rsidP="00841191">
                            <w:pPr>
                              <w:spacing w:after="0" w:line="240" w:lineRule="auto"/>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208047" id="_x0000_s1032" type="#_x0000_t202" style="position:absolute;margin-left:36.85pt;margin-top:23.05pt;width:92.35pt;height:28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" filled="f" stroked="f" strokeweight=".5pt">
                <v:textbox>
                  <w:txbxContent>
                    <w:p w14:paraId="05319A5C" w14:textId="0EDDF74E" w:rsidR="00841191" w:rsidRPr="00841191" w:rsidRDefault="00841191" w:rsidP="00841191">
                      <w:pPr>
                        <w:spacing w:after="0" w:line="240" w:lineRule="auto"/>
                        <w:rPr>
                          <w:rFonts w:eastAsiaTheme="minorEastAsia"/>
                          <w:sz w:val="16"/>
                          <w:szCs w:val="16"/>
                        </w:rPr>
                      </w:pPr>
                      <m:oMathPara>
                        <m:oMath>
                          <m:r>
                            <w:rPr>
                              <w:rFonts w:ascii="Cambria Math" w:hAnsi="Cambria Math"/>
                              <w:sz w:val="16"/>
                              <w:szCs w:val="16"/>
                            </w:rPr>
                            <m:t>x</m:t>
                          </m:r>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r>
                            <m:rPr>
                              <m:sty m:val="p"/>
                            </m:rPr>
                            <w:rPr>
                              <w:rFonts w:ascii="Cambria Math" w:hAnsi="Cambria Math"/>
                              <w:sz w:val="16"/>
                              <w:szCs w:val="16"/>
                            </w:rPr>
                            <m:t>cos</m:t>
                          </m:r>
                          <m:r>
                            <w:rPr>
                              <w:rFonts w:ascii="Cambria Math" w:hAnsi="Cambria Math"/>
                              <w:sz w:val="16"/>
                              <w:szCs w:val="16"/>
                            </w:rPr>
                            <m:t>(t)</m:t>
                          </m:r>
                        </m:oMath>
                      </m:oMathPara>
                    </w:p>
                    <w:p w14:paraId="12DBDFCD" w14:textId="271294AA" w:rsidR="00841191" w:rsidRPr="00841191" w:rsidRDefault="00841191" w:rsidP="00841191">
                      <w:pPr>
                        <w:spacing w:after="0" w:line="240" w:lineRule="auto"/>
                        <w:rPr>
                          <w:sz w:val="16"/>
                          <w:szCs w:val="16"/>
                        </w:rPr>
                      </w:pPr>
                      <m:oMathPara>
                        <m:oMath>
                          <m:r>
                            <w:rPr>
                              <w:rFonts w:ascii="Cambria Math" w:hAnsi="Cambria Math"/>
                              <w:sz w:val="16"/>
                              <w:szCs w:val="16"/>
                            </w:rPr>
                            <m:t>y</m:t>
                          </m:r>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r>
                            <m:rPr>
                              <m:sty m:val="p"/>
                            </m:rPr>
                            <w:rPr>
                              <w:rFonts w:ascii="Cambria Math" w:hAnsi="Cambria Math"/>
                              <w:sz w:val="16"/>
                              <w:szCs w:val="16"/>
                            </w:rPr>
                            <m:t>sin</m:t>
                          </m:r>
                          <m:r>
                            <w:rPr>
                              <w:rFonts w:ascii="Cambria Math" w:hAnsi="Cambria Math"/>
                              <w:sz w:val="16"/>
                              <w:szCs w:val="16"/>
                            </w:rPr>
                            <m:t>(t)</m:t>
                          </m:r>
                        </m:oMath>
                      </m:oMathPara>
                    </w:p>
                    <w:p w14:paraId="47729C1D" w14:textId="77777777" w:rsidR="00841191" w:rsidRPr="00841191" w:rsidRDefault="00841191" w:rsidP="00841191">
                      <w:pPr>
                        <w:spacing w:after="0" w:line="240" w:lineRule="auto"/>
                        <w:rPr>
                          <w:sz w:val="16"/>
                          <w:szCs w:val="16"/>
                        </w:rPr>
                      </w:pPr>
                    </w:p>
                  </w:txbxContent>
                </v:textbox>
              </v:shape>
            </w:pict>
          </mc:Fallback>
        </mc:AlternateContent>
      </w:r>
      <w:r>
        <w:rPr>
          <w:rFonts w:eastAsiaTheme="minorEastAsia"/>
          <w:sz w:val="22"/>
          <w:szCs w:val="22"/>
        </w:rPr>
        <w:t>Definitely.  You could imagine this as the inverse because we’ve just swapped x and y.</w:t>
      </w:r>
    </w:p>
    <w:p w14:paraId="4667FD73" w14:textId="6E1A05CA" w:rsidR="00841191" w:rsidRPr="003C68B2" w:rsidRDefault="00841191" w:rsidP="00841191">
      <w:pPr>
        <w:rPr>
          <w:rFonts w:eastAsiaTheme="minorEastAsia"/>
          <w:sz w:val="22"/>
          <w:szCs w:val="22"/>
        </w:rPr>
      </w:pPr>
      <w:r>
        <w:rPr>
          <w:noProof/>
        </w:rPr>
        <mc:AlternateContent>
          <mc:Choice Requires="wps">
            <w:drawing>
              <wp:anchor distT="0" distB="0" distL="114300" distR="114300" simplePos="0" relativeHeight="251672576" behindDoc="0" locked="0" layoutInCell="1" allowOverlap="1" wp14:anchorId="7913653A" wp14:editId="0BABEF78">
                <wp:simplePos x="0" y="0"/>
                <wp:positionH relativeFrom="column">
                  <wp:posOffset>3308985</wp:posOffset>
                </wp:positionH>
                <wp:positionV relativeFrom="paragraph">
                  <wp:posOffset>228600</wp:posOffset>
                </wp:positionV>
                <wp:extent cx="483870" cy="209550"/>
                <wp:effectExtent l="0" t="0" r="0" b="0"/>
                <wp:wrapNone/>
                <wp:docPr id="692697862" name="Text Box 14"/>
                <wp:cNvGraphicFramePr/>
                <a:graphic xmlns:a="http://schemas.openxmlformats.org/drawingml/2006/main">
                  <a:graphicData uri="http://schemas.microsoft.com/office/word/2010/wordprocessingShape">
                    <wps:wsp>
                      <wps:cNvSpPr txBox="1"/>
                      <wps:spPr>
                        <a:xfrm>
                          <a:off x="0" y="0"/>
                          <a:ext cx="483870" cy="209550"/>
                        </a:xfrm>
                        <a:prstGeom prst="rect">
                          <a:avLst/>
                        </a:prstGeom>
                        <a:noFill/>
                        <a:ln w="6350">
                          <a:noFill/>
                        </a:ln>
                      </wps:spPr>
                      <wps:txbx>
                        <w:txbxContent>
                          <w:p w14:paraId="569570AA" w14:textId="77777777" w:rsidR="00841191" w:rsidRPr="00841191" w:rsidRDefault="00841191" w:rsidP="00841191">
                            <w:pPr>
                              <w:rPr>
                                <w:sz w:val="16"/>
                                <w:szCs w:val="16"/>
                              </w:rPr>
                            </w:pPr>
                            <m:oMathPara>
                              <m:oMath>
                                <m:r>
                                  <w:rPr>
                                    <w:rFonts w:ascii="Cambria Math" w:hAnsi="Cambria Math"/>
                                    <w:sz w:val="16"/>
                                    <w:szCs w:val="16"/>
                                  </w:rPr>
                                  <m:t>t=0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13653A" id="Text Box 14" o:spid="_x0000_s1033" type="#_x0000_t202" style="position:absolute;margin-left:260.55pt;margin-top:18pt;width:38.1pt;height:16.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" filled="f" stroked="f" strokeweight=".5pt">
                <v:textbox>
                  <w:txbxContent>
                    <w:p w14:paraId="569570AA" w14:textId="77777777" w:rsidR="00841191" w:rsidRPr="00841191" w:rsidRDefault="00841191" w:rsidP="00841191">
                      <w:pPr>
                        <w:rPr>
                          <w:sz w:val="16"/>
                          <w:szCs w:val="16"/>
                        </w:rPr>
                      </w:pPr>
                      <m:oMathPara>
                        <m:oMath>
                          <m:r>
                            <w:rPr>
                              <w:rFonts w:ascii="Cambria Math" w:hAnsi="Cambria Math"/>
                              <w:sz w:val="16"/>
                              <w:szCs w:val="16"/>
                            </w:rPr>
                            <m:t>t=0</m:t>
                          </m:r>
                        </m:oMath>
                      </m:oMathPara>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20C8C231" wp14:editId="15BD1D83">
                <wp:simplePos x="0" y="0"/>
                <wp:positionH relativeFrom="column">
                  <wp:posOffset>1612900</wp:posOffset>
                </wp:positionH>
                <wp:positionV relativeFrom="paragraph">
                  <wp:posOffset>191581</wp:posOffset>
                </wp:positionV>
                <wp:extent cx="1151467" cy="153436"/>
                <wp:effectExtent l="0" t="0" r="48895" b="56515"/>
                <wp:wrapNone/>
                <wp:docPr id="482740958" name="Freeform: Shape 36"/>
                <wp:cNvGraphicFramePr/>
                <a:graphic xmlns:a="http://schemas.openxmlformats.org/drawingml/2006/main">
                  <a:graphicData uri="http://schemas.microsoft.com/office/word/2010/wordprocessingShape">
                    <wps:wsp>
                      <wps:cNvSpPr/>
                      <wps:spPr>
                        <a:xfrm>
                          <a:off x="0" y="0"/>
                          <a:ext cx="1151467" cy="153436"/>
                        </a:xfrm>
                        <a:custGeom>
                          <a:avLst/>
                          <a:gdLst>
                            <a:gd name="csX0" fmla="*/ 0 w 1151467"/>
                            <a:gd name="csY0" fmla="*/ 153436 h 153436"/>
                            <a:gd name="csX1" fmla="*/ 550333 w 1151467"/>
                            <a:gd name="csY1" fmla="*/ 1036 h 153436"/>
                            <a:gd name="csX2" fmla="*/ 1151467 w 1151467"/>
                            <a:gd name="csY2" fmla="*/ 98402 h 153436"/>
                          </a:gdLst>
                          <a:ahLst/>
                          <a:cxnLst>
                            <a:cxn ang="0">
                              <a:pos x="csX0" y="csY0"/>
                            </a:cxn>
                            <a:cxn ang="0">
                              <a:pos x="csX1" y="csY1"/>
                            </a:cxn>
                            <a:cxn ang="0">
                              <a:pos x="csX2" y="csY2"/>
                            </a:cxn>
                          </a:cxnLst>
                          <a:rect l="l" t="t" r="r" b="b"/>
                          <a:pathLst>
                            <a:path w="1151467" h="153436">
                              <a:moveTo>
                                <a:pt x="0" y="153436"/>
                              </a:moveTo>
                              <a:cubicBezTo>
                                <a:pt x="179211" y="81822"/>
                                <a:pt x="358422" y="10208"/>
                                <a:pt x="550333" y="1036"/>
                              </a:cubicBezTo>
                              <a:cubicBezTo>
                                <a:pt x="742244" y="-8136"/>
                                <a:pt x="946855" y="45133"/>
                                <a:pt x="1151467" y="98402"/>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5862DD" id="Freeform: Shape 36" o:spid="_x0000_s1026" style="position:absolute;margin-left:127pt;margin-top:15.1pt;width:90.65pt;height:12.1pt;z-index:251696128;visibility:visible;mso-wrap-style:square;mso-wrap-distance-left:9pt;mso-wrap-distance-top:0;mso-wrap-distance-right:9pt;mso-wrap-distance-bottom:0;mso-position-horizontal:absolute;mso-position-horizontal-relative:text;mso-position-vertical:absolute;mso-position-vertical-relative:text;v-text-anchor:middle" coordsize="1151467,153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" path="m,153436c179211,81822,358422,10208,550333,1036v191911,-9172,396522,44097,601134,97366e" filled="f" strokecolor="#030e13 [484]" strokeweight="1.5pt">
                <v:stroke endarrow="open" joinstyle="miter"/>
                <v:path arrowok="t" o:connecttype="custom" o:connectlocs="0,153436;550333,1036;1151467,98402" o:connectangles="0,0,0"/>
              </v:shape>
            </w:pict>
          </mc:Fallback>
        </mc:AlternateContent>
      </w:r>
    </w:p>
    <w:p w14:paraId="0040CE8E" w14:textId="4D80A796" w:rsidR="00841191" w:rsidRDefault="00841191" w:rsidP="00841191">
      <w:pPr>
        <w:rPr>
          <w:rFonts w:eastAsiaTheme="minorEastAsia"/>
          <w:sz w:val="22"/>
          <w:szCs w:val="22"/>
        </w:rPr>
      </w:pPr>
      <w:r>
        <w:rPr>
          <w:rFonts w:eastAsiaTheme="minorEastAsia"/>
          <w:noProof/>
          <w:sz w:val="22"/>
          <w:szCs w:val="22"/>
        </w:rPr>
        <mc:AlternateContent>
          <mc:Choice Requires="wpg">
            <w:drawing>
              <wp:anchor distT="0" distB="0" distL="114300" distR="114300" simplePos="0" relativeHeight="251670528" behindDoc="0" locked="0" layoutInCell="1" allowOverlap="1" wp14:anchorId="0FF03871" wp14:editId="104394B0">
                <wp:simplePos x="0" y="0"/>
                <wp:positionH relativeFrom="column">
                  <wp:posOffset>328930</wp:posOffset>
                </wp:positionH>
                <wp:positionV relativeFrom="paragraph">
                  <wp:posOffset>40005</wp:posOffset>
                </wp:positionV>
                <wp:extent cx="1729740" cy="1418590"/>
                <wp:effectExtent l="0" t="0" r="0" b="0"/>
                <wp:wrapNone/>
                <wp:docPr id="832655077" name="Group 17"/>
                <wp:cNvGraphicFramePr/>
                <a:graphic xmlns:a="http://schemas.openxmlformats.org/drawingml/2006/main">
                  <a:graphicData uri="http://schemas.microsoft.com/office/word/2010/wordprocessingGroup">
                    <wpg:wgp>
                      <wpg:cNvGrpSpPr/>
                      <wpg:grpSpPr>
                        <a:xfrm>
                          <a:off x="0" y="0"/>
                          <a:ext cx="1729740" cy="1418590"/>
                          <a:chOff x="0" y="0"/>
                          <a:chExt cx="1730374" cy="1418590"/>
                        </a:xfrm>
                      </wpg:grpSpPr>
                      <wpg:grpSp>
                        <wpg:cNvPr id="623952731" name="Group 16"/>
                        <wpg:cNvGrpSpPr/>
                        <wpg:grpSpPr>
                          <a:xfrm>
                            <a:off x="0" y="0"/>
                            <a:ext cx="1730374" cy="1418590"/>
                            <a:chOff x="0" y="0"/>
                            <a:chExt cx="1730374" cy="1418590"/>
                          </a:xfrm>
                        </wpg:grpSpPr>
                        <pic:pic xmlns:pic="http://schemas.openxmlformats.org/drawingml/2006/picture">
                          <pic:nvPicPr>
                            <pic:cNvPr id="363311475" name="Picture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2400" cy="1418590"/>
                            </a:xfrm>
                            <a:prstGeom prst="rect">
                              <a:avLst/>
                            </a:prstGeom>
                            <a:noFill/>
                            <a:ln>
                              <a:noFill/>
                            </a:ln>
                          </pic:spPr>
                        </pic:pic>
                        <wps:wsp>
                          <wps:cNvPr id="873367360" name="Straight Connector 4"/>
                          <wps:cNvCnPr/>
                          <wps:spPr>
                            <a:xfrm flipV="1">
                              <a:off x="152400" y="146957"/>
                              <a:ext cx="1104900" cy="1104900"/>
                            </a:xfrm>
                            <a:prstGeom prst="line">
                              <a:avLst/>
                            </a:prstGeom>
                            <a:ln w="6350">
                              <a:prstDash val="dash"/>
                            </a:ln>
                          </wps:spPr>
                          <wps:style>
                            <a:lnRef idx="2">
                              <a:schemeClr val="accent1"/>
                            </a:lnRef>
                            <a:fillRef idx="0">
                              <a:schemeClr val="accent1"/>
                            </a:fillRef>
                            <a:effectRef idx="1">
                              <a:schemeClr val="accent1"/>
                            </a:effectRef>
                            <a:fontRef idx="minor">
                              <a:schemeClr val="tx1"/>
                            </a:fontRef>
                          </wps:style>
                          <wps:bodyPr/>
                        </wps:wsp>
                        <wps:wsp>
                          <wps:cNvPr id="1577139571" name="Text Box 14"/>
                          <wps:cNvSpPr txBox="1"/>
                          <wps:spPr>
                            <a:xfrm>
                              <a:off x="1273627" y="525236"/>
                              <a:ext cx="456747" cy="209550"/>
                            </a:xfrm>
                            <a:prstGeom prst="rect">
                              <a:avLst/>
                            </a:prstGeom>
                            <a:noFill/>
                            <a:ln w="6350">
                              <a:noFill/>
                            </a:ln>
                          </wps:spPr>
                          <wps:txbx>
                            <w:txbxContent>
                              <w:p w14:paraId="68C8EB58" w14:textId="0122C171" w:rsidR="00841191" w:rsidRPr="00841191" w:rsidRDefault="00841191">
                                <w:pPr>
                                  <w:rPr>
                                    <w:sz w:val="16"/>
                                    <w:szCs w:val="16"/>
                                  </w:rPr>
                                </w:pPr>
                                <m:oMathPara>
                                  <m:oMath>
                                    <m:r>
                                      <w:rPr>
                                        <w:rFonts w:ascii="Cambria Math" w:hAnsi="Cambria Math"/>
                                        <w:sz w:val="16"/>
                                        <w:szCs w:val="16"/>
                                      </w:rPr>
                                      <m:t>t=0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6553948" name="Oval 15"/>
                          <wps:cNvSpPr/>
                          <wps:spPr>
                            <a:xfrm>
                              <a:off x="1230086" y="664028"/>
                              <a:ext cx="51708" cy="5170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14:contentPart bwMode="auto" r:id="rId9">
                        <w14:nvContentPartPr>
                          <w14:cNvPr id="613729324" name="Ink 5"/>
                          <w14:cNvContentPartPr/>
                        </w14:nvContentPartPr>
                        <w14:xfrm>
                          <a:off x="1183277" y="542562"/>
                          <a:ext cx="146880" cy="88920"/>
                        </w14:xfrm>
                      </w14:contentPart>
                      <w14:contentPart bwMode="auto" r:id="rId10">
                        <w14:nvContentPartPr>
                          <w14:cNvPr id="674798972" name="Ink 10"/>
                          <w14:cNvContentPartPr/>
                        </w14:nvContentPartPr>
                        <w14:xfrm>
                          <a:off x="818787" y="92982"/>
                          <a:ext cx="440055" cy="372110"/>
                        </w14:xfrm>
                      </w14:contentPart>
                      <w14:contentPart bwMode="auto" r:id="rId11">
                        <w14:nvContentPartPr>
                          <w14:cNvPr id="1897833037" name="Ink 13"/>
                          <w14:cNvContentPartPr/>
                        </w14:nvContentPartPr>
                        <w14:xfrm>
                          <a:off x="362857" y="55517"/>
                          <a:ext cx="311150" cy="244160"/>
                        </w14:xfrm>
                      </w14:contentPart>
                    </wpg:wgp>
                  </a:graphicData>
                </a:graphic>
              </wp:anchor>
            </w:drawing>
          </mc:Choice>
          <mc:Fallback>
            <w:pict>
              <v:group w14:anchorId="0FF03871" id="Group 17" o:spid="_x0000_s1034" style="position:absolute;margin-left:25.9pt;margin-top:3.15pt;width:136.2pt;height:111.7pt;z-index:251670528" coordsize="17303,14185" o:gfxdata="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">
                <v:group id="Group 16" o:spid="_x0000_s1035" style="position:absolute;width:17303;height:14185" coordsize="17303,1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">
                  <v:shape id="Picture 3" o:spid="_x0000_s1036" type="#_x0000_t75" style="position:absolute;width:14224;height:1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">
                    <v:imagedata r:id="rId12" o:title=""/>
                  </v:shape>
                  <v:line id="Straight Connector 4" o:spid="_x0000_s1037" style="position:absolute;flip:y;visibility:visible;mso-wrap-style:square" from="1524,1469" to="12573,12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" strokecolor="#156082 [3204]" strokeweight=".5pt">
                    <v:stroke dashstyle="dash" joinstyle="miter"/>
                  </v:line>
                  <v:shape id="_x0000_s1038" type="#_x0000_t202" style="position:absolute;left:12736;top:5252;width:4567;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" filled="f" stroked="f" strokeweight=".5pt">
                    <v:textbox>
                      <w:txbxContent>
                        <w:p w14:paraId="68C8EB58" w14:textId="0122C171" w:rsidR="00841191" w:rsidRPr="00841191" w:rsidRDefault="00841191">
                          <w:pPr>
                            <w:rPr>
                              <w:sz w:val="16"/>
                              <w:szCs w:val="16"/>
                            </w:rPr>
                          </w:pPr>
                          <m:oMathPara>
                            <m:oMath>
                              <m:r>
                                <w:rPr>
                                  <w:rFonts w:ascii="Cambria Math" w:hAnsi="Cambria Math"/>
                                  <w:sz w:val="16"/>
                                  <w:szCs w:val="16"/>
                                </w:rPr>
                                <m:t>t=0</m:t>
                              </m:r>
                            </m:oMath>
                          </m:oMathPara>
                        </w:p>
                      </w:txbxContent>
                    </v:textbox>
                  </v:shape>
                  <v:oval id="Oval 15" o:spid="_x0000_s1039" style="position:absolute;left:12300;top:6640;width:517;height: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" fillcolor="#156082 [3204]" strokecolor="#030e13 [484]" strokeweight="1.5pt">
                    <v:stroke joinstyle="miter"/>
                  </v:oval>
                </v:group>
                <v:shape id="Ink 5" o:spid="_x0000_s1040" type="#_x0000_t75" style="position:absolute;left:11789;top:5382;width:1555;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">
                  <v:imagedata r:id="rId13" o:title=""/>
                </v:shape>
                <v:shape id="Ink 10" o:spid="_x0000_s1041" type="#_x0000_t75" style="position:absolute;left:8144;top:886;width:4487;height:3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">
                  <v:imagedata r:id="rId14" o:title=""/>
                </v:shape>
                <v:shape id="Ink 13" o:spid="_x0000_s1042" type="#_x0000_t75" style="position:absolute;left:3585;top:511;width:3198;height:2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">
                  <v:imagedata r:id="rId15" o:title=""/>
                </v:shape>
              </v:group>
            </w:pict>
          </mc:Fallback>
        </mc:AlternateContent>
      </w:r>
      <w:r>
        <w:rPr>
          <w:noProof/>
        </w:rPr>
        <mc:AlternateContent>
          <mc:Choice Requires="wpi">
            <w:drawing>
              <wp:anchor distT="0" distB="0" distL="114300" distR="114300" simplePos="0" relativeHeight="251675648" behindDoc="0" locked="0" layoutInCell="1" allowOverlap="1" wp14:anchorId="2A2EAB36" wp14:editId="6E2AB800">
                <wp:simplePos x="0" y="0"/>
                <wp:positionH relativeFrom="column">
                  <wp:posOffset>3449631</wp:posOffset>
                </wp:positionH>
                <wp:positionV relativeFrom="paragraph">
                  <wp:posOffset>118059</wp:posOffset>
                </wp:positionV>
                <wp:extent cx="57240" cy="94680"/>
                <wp:effectExtent l="38100" t="38100" r="38100" b="38735"/>
                <wp:wrapNone/>
                <wp:docPr id="1367536696" name="Ink 18"/>
                <wp:cNvGraphicFramePr/>
                <a:graphic xmlns:a="http://schemas.openxmlformats.org/drawingml/2006/main">
                  <a:graphicData uri="http://schemas.microsoft.com/office/word/2010/wordprocessingInk">
                    <w14:contentPart bwMode="auto" r:id="rId16">
                      <w14:nvContentPartPr>
                        <w14:cNvContentPartPr/>
                      </w14:nvContentPartPr>
                      <w14:xfrm>
                        <a:off x="0" y="0"/>
                        <a:ext cx="57240" cy="94680"/>
                      </w14:xfrm>
                    </w14:contentPart>
                  </a:graphicData>
                </a:graphic>
              </wp:anchor>
            </w:drawing>
          </mc:Choice>
          <mc:Fallback>
            <w:pict>
              <v:shape w14:anchorId="218B9F8D" id="Ink 18" o:spid="_x0000_s1026" type="#_x0000_t75" style="position:absolute;margin-left:271.25pt;margin-top:8.95pt;width:5.2pt;height:8.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">
                <v:imagedata r:id="rId17" o:title=""/>
              </v:shape>
            </w:pict>
          </mc:Fallback>
        </mc:AlternateContent>
      </w:r>
      <w:r>
        <w:rPr>
          <w:noProof/>
        </w:rPr>
        <mc:AlternateContent>
          <mc:Choice Requires="wps">
            <w:drawing>
              <wp:anchor distT="0" distB="0" distL="114300" distR="114300" simplePos="0" relativeHeight="251674624" behindDoc="0" locked="0" layoutInCell="1" allowOverlap="1" wp14:anchorId="17D63103" wp14:editId="5E0E85AA">
                <wp:simplePos x="0" y="0"/>
                <wp:positionH relativeFrom="column">
                  <wp:posOffset>3345180</wp:posOffset>
                </wp:positionH>
                <wp:positionV relativeFrom="paragraph">
                  <wp:posOffset>122101</wp:posOffset>
                </wp:positionV>
                <wp:extent cx="51689" cy="51708"/>
                <wp:effectExtent l="0" t="0" r="24765" b="24765"/>
                <wp:wrapNone/>
                <wp:docPr id="868327363" name="Oval 15"/>
                <wp:cNvGraphicFramePr/>
                <a:graphic xmlns:a="http://schemas.openxmlformats.org/drawingml/2006/main">
                  <a:graphicData uri="http://schemas.microsoft.com/office/word/2010/wordprocessingShape">
                    <wps:wsp>
                      <wps:cNvSpPr/>
                      <wps:spPr>
                        <a:xfrm>
                          <a:off x="0" y="0"/>
                          <a:ext cx="51689" cy="5170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A8CC54" id="Oval 15" o:spid="_x0000_s1026" style="position:absolute;margin-left:263.4pt;margin-top:9.6pt;width:4.05pt;height:4.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" fillcolor="#156082 [3204]" strokecolor="#030e13 [484]" strokeweight="1.5pt">
                <v:stroke joinstyle="miter"/>
              </v:oval>
            </w:pict>
          </mc:Fallback>
        </mc:AlternateContent>
      </w:r>
      <w:r>
        <w:rPr>
          <w:noProof/>
        </w:rPr>
        <w:drawing>
          <wp:anchor distT="0" distB="0" distL="114300" distR="114300" simplePos="0" relativeHeight="251659264" behindDoc="0" locked="0" layoutInCell="1" allowOverlap="1" wp14:anchorId="3E49AEE4" wp14:editId="3CF7FA21">
            <wp:simplePos x="0" y="0"/>
            <wp:positionH relativeFrom="column">
              <wp:posOffset>2667000</wp:posOffset>
            </wp:positionH>
            <wp:positionV relativeFrom="paragraph">
              <wp:posOffset>5715</wp:posOffset>
            </wp:positionV>
            <wp:extent cx="1422400" cy="1419218"/>
            <wp:effectExtent l="0" t="0" r="6350" b="0"/>
            <wp:wrapSquare wrapText="bothSides"/>
            <wp:docPr id="52976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2400" cy="14192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03629F" w14:textId="76751A54" w:rsidR="00841191" w:rsidRDefault="00841191" w:rsidP="00841191">
      <w:pPr>
        <w:rPr>
          <w:rFonts w:eastAsiaTheme="minorEastAsia"/>
          <w:sz w:val="22"/>
          <w:szCs w:val="22"/>
        </w:rPr>
      </w:pPr>
      <w:r>
        <w:rPr>
          <w:rFonts w:eastAsiaTheme="minorEastAsia"/>
          <w:noProof/>
          <w:sz w:val="22"/>
          <w:szCs w:val="22"/>
        </w:rPr>
        <mc:AlternateContent>
          <mc:Choice Requires="wpi">
            <w:drawing>
              <wp:anchor distT="0" distB="0" distL="114300" distR="114300" simplePos="0" relativeHeight="251688960" behindDoc="0" locked="0" layoutInCell="1" allowOverlap="1" wp14:anchorId="7D5147E8" wp14:editId="77E1D1C1">
                <wp:simplePos x="0" y="0"/>
                <wp:positionH relativeFrom="column">
                  <wp:posOffset>3573780</wp:posOffset>
                </wp:positionH>
                <wp:positionV relativeFrom="paragraph">
                  <wp:posOffset>-156845</wp:posOffset>
                </wp:positionV>
                <wp:extent cx="403545" cy="612160"/>
                <wp:effectExtent l="38100" t="38100" r="34925" b="35560"/>
                <wp:wrapNone/>
                <wp:docPr id="231659219" name="Ink 31"/>
                <wp:cNvGraphicFramePr/>
                <a:graphic xmlns:a="http://schemas.openxmlformats.org/drawingml/2006/main">
                  <a:graphicData uri="http://schemas.microsoft.com/office/word/2010/wordprocessingInk">
                    <w14:contentPart bwMode="auto" r:id="rId18">
                      <w14:nvContentPartPr>
                        <w14:cNvContentPartPr/>
                      </w14:nvContentPartPr>
                      <w14:xfrm>
                        <a:off x="0" y="0"/>
                        <a:ext cx="403545" cy="612160"/>
                      </w14:xfrm>
                    </w14:contentPart>
                  </a:graphicData>
                </a:graphic>
              </wp:anchor>
            </w:drawing>
          </mc:Choice>
          <mc:Fallback>
            <w:pict>
              <v:shape w14:anchorId="4B2B2517" id="Ink 31" o:spid="_x0000_s1026" type="#_x0000_t75" style="position:absolute;margin-left:281.05pt;margin-top:-12.7pt;width:32.5pt;height:48.9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">
                <v:imagedata r:id="rId19" o:title=""/>
              </v:shape>
            </w:pict>
          </mc:Fallback>
        </mc:AlternateContent>
      </w:r>
    </w:p>
    <w:p w14:paraId="21A8B8D7" w14:textId="272CD265" w:rsidR="00841191" w:rsidRDefault="00841191" w:rsidP="00841191">
      <w:pPr>
        <w:rPr>
          <w:rFonts w:eastAsiaTheme="minorEastAsia"/>
          <w:sz w:val="22"/>
          <w:szCs w:val="22"/>
        </w:rPr>
      </w:pPr>
    </w:p>
    <w:p w14:paraId="6CEE828C" w14:textId="7D904541" w:rsidR="00841191" w:rsidRDefault="00841191" w:rsidP="00841191">
      <w:pPr>
        <w:rPr>
          <w:rFonts w:eastAsiaTheme="minorEastAsia"/>
          <w:sz w:val="22"/>
          <w:szCs w:val="22"/>
        </w:rPr>
      </w:pPr>
      <w:r>
        <w:rPr>
          <w:rFonts w:eastAsiaTheme="minorEastAsia"/>
          <w:noProof/>
          <w:sz w:val="22"/>
          <w:szCs w:val="22"/>
        </w:rPr>
        <mc:AlternateContent>
          <mc:Choice Requires="wpi">
            <w:drawing>
              <wp:anchor distT="0" distB="0" distL="114300" distR="114300" simplePos="0" relativeHeight="251692032" behindDoc="0" locked="0" layoutInCell="1" allowOverlap="1" wp14:anchorId="6AFBB999" wp14:editId="2D38DFC3">
                <wp:simplePos x="0" y="0"/>
                <wp:positionH relativeFrom="column">
                  <wp:posOffset>3811905</wp:posOffset>
                </wp:positionH>
                <wp:positionV relativeFrom="paragraph">
                  <wp:posOffset>-64135</wp:posOffset>
                </wp:positionV>
                <wp:extent cx="152400" cy="156410"/>
                <wp:effectExtent l="38100" t="38100" r="19050" b="34290"/>
                <wp:wrapNone/>
                <wp:docPr id="1304496540" name="Ink 34"/>
                <wp:cNvGraphicFramePr/>
                <a:graphic xmlns:a="http://schemas.openxmlformats.org/drawingml/2006/main">
                  <a:graphicData uri="http://schemas.microsoft.com/office/word/2010/wordprocessingInk">
                    <w14:contentPart bwMode="auto" r:id="rId20">
                      <w14:nvContentPartPr>
                        <w14:cNvContentPartPr/>
                      </w14:nvContentPartPr>
                      <w14:xfrm>
                        <a:off x="0" y="0"/>
                        <a:ext cx="152400" cy="156410"/>
                      </w14:xfrm>
                    </w14:contentPart>
                  </a:graphicData>
                </a:graphic>
              </wp:anchor>
            </w:drawing>
          </mc:Choice>
          <mc:Fallback>
            <w:pict>
              <v:shape w14:anchorId="791E56EC" id="Ink 34" o:spid="_x0000_s1026" type="#_x0000_t75" style="position:absolute;margin-left:299.8pt;margin-top:-5.4pt;width:12.7pt;height:13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">
                <v:imagedata r:id="rId21" o:title=""/>
              </v:shape>
            </w:pict>
          </mc:Fallback>
        </mc:AlternateContent>
      </w:r>
    </w:p>
    <w:p w14:paraId="18330EAD" w14:textId="77777777" w:rsidR="00841191" w:rsidRDefault="00841191" w:rsidP="00841191">
      <w:pPr>
        <w:rPr>
          <w:rFonts w:eastAsiaTheme="minorEastAsia"/>
          <w:sz w:val="22"/>
          <w:szCs w:val="22"/>
        </w:rPr>
      </w:pPr>
    </w:p>
    <w:p w14:paraId="5AF6E261" w14:textId="750713DB" w:rsidR="00841191" w:rsidRDefault="00841191" w:rsidP="00841191">
      <w:pPr>
        <w:rPr>
          <w:rFonts w:eastAsiaTheme="minorEastAsia"/>
          <w:sz w:val="22"/>
          <w:szCs w:val="22"/>
        </w:rPr>
      </w:pPr>
      <w:r>
        <w:rPr>
          <w:rFonts w:eastAsiaTheme="minorEastAsia"/>
          <w:sz w:val="22"/>
          <w:szCs w:val="22"/>
        </w:rPr>
        <w:t>You can see the circular path is the same, but the movement starts at the top and moves clockwise.</w:t>
      </w:r>
    </w:p>
    <w:p w14:paraId="103EC474" w14:textId="71A073FA" w:rsidR="00841191" w:rsidRDefault="00841191" w:rsidP="00841191">
      <w:pPr>
        <w:rPr>
          <w:rFonts w:eastAsiaTheme="minorEastAsia"/>
          <w:sz w:val="22"/>
          <w:szCs w:val="22"/>
        </w:rPr>
      </w:pPr>
      <w:r>
        <w:rPr>
          <w:rFonts w:eastAsiaTheme="minorEastAsia"/>
          <w:sz w:val="22"/>
          <w:szCs w:val="22"/>
        </w:rPr>
        <w:t xml:space="preserve">Of course, you could get the same result by plotting points at </w:t>
      </w:r>
      <m:oMath>
        <m:r>
          <w:rPr>
            <w:rFonts w:ascii="Cambria Math" w:eastAsiaTheme="minorEastAsia" w:hAnsi="Cambria Math"/>
            <w:sz w:val="22"/>
            <w:szCs w:val="22"/>
          </w:rPr>
          <m:t>t=0,</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4</m:t>
            </m:r>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r>
          <w:rPr>
            <w:rFonts w:ascii="Cambria Math" w:eastAsiaTheme="minorEastAsia" w:hAnsi="Cambria Math"/>
            <w:sz w:val="22"/>
            <w:szCs w:val="22"/>
          </w:rPr>
          <m:t>,etc.</m:t>
        </m:r>
      </m:oMath>
      <w:r>
        <w:rPr>
          <w:rFonts w:eastAsiaTheme="minorEastAsia"/>
          <w:sz w:val="22"/>
          <w:szCs w:val="22"/>
        </w:rPr>
        <w:t xml:space="preserve"> but spotting the connection to inverses is more immediate and clear.</w:t>
      </w:r>
    </w:p>
    <w:p w14:paraId="71F9E8FE" w14:textId="77777777" w:rsidR="00841191" w:rsidRDefault="00841191" w:rsidP="00841191">
      <w:pPr>
        <w:rPr>
          <w:rFonts w:eastAsiaTheme="minorEastAsia"/>
          <w:sz w:val="22"/>
          <w:szCs w:val="22"/>
        </w:rPr>
      </w:pPr>
    </w:p>
    <w:p w14:paraId="1E72F148" w14:textId="7FD64A8C" w:rsidR="00841191" w:rsidRPr="003C68B2" w:rsidRDefault="00841191" w:rsidP="00841191">
      <w:pPr>
        <w:rPr>
          <w:iCs/>
          <w:sz w:val="22"/>
          <w:szCs w:val="22"/>
        </w:rPr>
      </w:pPr>
      <w:r w:rsidRPr="003C68B2">
        <w:rPr>
          <w:rFonts w:eastAsiaTheme="minorEastAsia"/>
          <w:sz w:val="22"/>
          <w:szCs w:val="22"/>
        </w:rPr>
        <w:t xml:space="preserve">2).  </w:t>
      </w:r>
      <w:r>
        <w:rPr>
          <w:rFonts w:eastAsiaTheme="minorEastAsia"/>
          <w:sz w:val="22"/>
          <w:szCs w:val="22"/>
        </w:rPr>
        <w:t xml:space="preserve">[P]  </w:t>
      </w:r>
      <w:r w:rsidRPr="003C68B2">
        <w:rPr>
          <w:rFonts w:eastAsiaTheme="minorEastAsia"/>
          <w:sz w:val="22"/>
          <w:szCs w:val="22"/>
        </w:rPr>
        <w:t>Write the equation for circular motion around a circle radius 3, centered on (-4, 5).</w:t>
      </w:r>
    </w:p>
    <w:p w14:paraId="3A9F1C17" w14:textId="7AA67602" w:rsidR="00841191" w:rsidRDefault="006331A9" w:rsidP="00841191">
      <w:pPr>
        <w:rPr>
          <w:rFonts w:eastAsiaTheme="minorEastAsia"/>
          <w:sz w:val="22"/>
          <w:szCs w:val="22"/>
        </w:rPr>
      </w:pPr>
      <w:r>
        <w:rPr>
          <w:rFonts w:eastAsiaTheme="minorEastAsia"/>
          <w:sz w:val="22"/>
          <w:szCs w:val="22"/>
        </w:rPr>
        <w:t>Here we want to scale both x and y by a factor of 3, and then shift x left by 4 and shift y up by 5.</w:t>
      </w:r>
    </w:p>
    <w:p w14:paraId="207D47E8" w14:textId="49336A33" w:rsidR="006331A9" w:rsidRDefault="006331A9" w:rsidP="00841191">
      <w:pPr>
        <w:rPr>
          <w:rFonts w:eastAsiaTheme="minorEastAsia"/>
          <w:sz w:val="22"/>
          <w:szCs w:val="22"/>
        </w:rPr>
      </w:pPr>
      <m:oMath>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=3⋅</m:t>
        </m:r>
        <m:func>
          <m:funcPr>
            <m:ctrlPr>
              <w:rPr>
                <w:rFonts w:ascii="Cambria Math" w:hAnsi="Cambria Math"/>
                <w:sz w:val="22"/>
                <w:szCs w:val="22"/>
              </w:rPr>
            </m:ctrlPr>
          </m:funcPr>
          <m:fName>
            <m:r>
              <m:rPr>
                <m:sty m:val="p"/>
              </m:rPr>
              <w:rPr>
                <w:rFonts w:ascii="Cambria Math" w:hAnsi="Cambria Math"/>
                <w:sz w:val="22"/>
                <w:szCs w:val="22"/>
              </w:rPr>
              <m:t>sin</m:t>
            </m:r>
            <m:ctrlPr>
              <w:rPr>
                <w:rFonts w:ascii="Cambria Math" w:hAnsi="Cambria Math"/>
                <w:i/>
                <w:sz w:val="22"/>
                <w:szCs w:val="22"/>
              </w:rPr>
            </m:ctrlPr>
          </m:fName>
          <m:e>
            <m:d>
              <m:dPr>
                <m:ctrlPr>
                  <w:rPr>
                    <w:rFonts w:ascii="Cambria Math" w:hAnsi="Cambria Math"/>
                    <w:i/>
                    <w:sz w:val="22"/>
                    <w:szCs w:val="22"/>
                  </w:rPr>
                </m:ctrlPr>
              </m:dPr>
              <m:e>
                <m:r>
                  <w:rPr>
                    <w:rFonts w:ascii="Cambria Math" w:hAnsi="Cambria Math"/>
                    <w:sz w:val="22"/>
                    <w:szCs w:val="22"/>
                  </w:rPr>
                  <m:t>t</m:t>
                </m:r>
              </m:e>
            </m:d>
          </m:e>
        </m:func>
        <m:r>
          <w:rPr>
            <w:rFonts w:ascii="Cambria Math" w:hAnsi="Cambria Math"/>
            <w:sz w:val="22"/>
            <w:szCs w:val="22"/>
          </w:rPr>
          <m:t>-4</m:t>
        </m:r>
      </m:oMath>
      <w:r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=3⋅</m:t>
        </m:r>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cos</m:t>
            </m:r>
            <m:ctrlPr>
              <w:rPr>
                <w:rFonts w:ascii="Cambria Math" w:eastAsiaTheme="minorEastAsia" w:hAnsi="Cambria Math"/>
                <w:i/>
                <w:sz w:val="22"/>
                <w:szCs w:val="22"/>
              </w:rPr>
            </m:ctrlPr>
          </m:fName>
          <m:e>
            <m:d>
              <m:dPr>
                <m:ctrlPr>
                  <w:rPr>
                    <w:rFonts w:ascii="Cambria Math" w:eastAsiaTheme="minorEastAsia" w:hAnsi="Cambria Math"/>
                    <w:i/>
                    <w:sz w:val="22"/>
                    <w:szCs w:val="22"/>
                  </w:rPr>
                </m:ctrlPr>
              </m:dPr>
              <m:e>
                <m:r>
                  <w:rPr>
                    <w:rFonts w:ascii="Cambria Math" w:eastAsiaTheme="minorEastAsia" w:hAnsi="Cambria Math"/>
                    <w:sz w:val="22"/>
                    <w:szCs w:val="22"/>
                  </w:rPr>
                  <m:t>t</m:t>
                </m:r>
              </m:e>
            </m:d>
          </m:e>
        </m:func>
        <m:r>
          <w:rPr>
            <w:rFonts w:ascii="Cambria Math" w:eastAsiaTheme="minorEastAsia" w:hAnsi="Cambria Math"/>
            <w:sz w:val="22"/>
            <w:szCs w:val="22"/>
          </w:rPr>
          <m:t>+5</m:t>
        </m:r>
      </m:oMath>
    </w:p>
    <w:p w14:paraId="31090F0D" w14:textId="77777777" w:rsidR="004D7A4F" w:rsidRDefault="004D7A4F" w:rsidP="00841191">
      <w:pPr>
        <w:rPr>
          <w:rFonts w:eastAsiaTheme="minorEastAsia"/>
          <w:sz w:val="22"/>
          <w:szCs w:val="22"/>
        </w:rPr>
      </w:pPr>
    </w:p>
    <w:p w14:paraId="009C7D87" w14:textId="2E980539" w:rsidR="004D7A4F" w:rsidRDefault="004D7A4F" w:rsidP="004D7A4F">
      <w:pPr>
        <w:rPr>
          <w:rFonts w:eastAsiaTheme="minorEastAsia"/>
          <w:sz w:val="22"/>
          <w:szCs w:val="22"/>
        </w:rPr>
      </w:pPr>
      <w:r>
        <w:rPr>
          <w:rFonts w:eastAsiaTheme="minorEastAsia"/>
          <w:sz w:val="22"/>
          <w:szCs w:val="22"/>
        </w:rPr>
        <w:t>3</w:t>
      </w:r>
      <w:r w:rsidRPr="003C68B2">
        <w:rPr>
          <w:rFonts w:eastAsiaTheme="minorEastAsia"/>
          <w:sz w:val="22"/>
          <w:szCs w:val="22"/>
        </w:rPr>
        <w:t xml:space="preserve">).  </w:t>
      </w:r>
      <w:r>
        <w:rPr>
          <w:rFonts w:eastAsiaTheme="minorEastAsia"/>
          <w:sz w:val="22"/>
          <w:szCs w:val="22"/>
        </w:rPr>
        <w:t>[C]  The purpose of this question is for you to think clearly about different ways the rotation can be reversed and why each makes sense.</w:t>
      </w:r>
    </w:p>
    <w:p w14:paraId="0E8867A2" w14:textId="77777777" w:rsidR="004D7A4F" w:rsidRDefault="004D7A4F" w:rsidP="004D7A4F">
      <w:pPr>
        <w:rPr>
          <w:rFonts w:eastAsiaTheme="minorEastAsia"/>
          <w:sz w:val="22"/>
          <w:szCs w:val="22"/>
        </w:rPr>
      </w:pPr>
      <w:r w:rsidRPr="003C68B2">
        <w:rPr>
          <w:rFonts w:eastAsiaTheme="minorEastAsia"/>
          <w:sz w:val="22"/>
          <w:szCs w:val="22"/>
        </w:rPr>
        <w:t xml:space="preserve">a).  Do </w:t>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cos⁡</m:t>
        </m:r>
        <m:r>
          <w:rPr>
            <w:rFonts w:ascii="Cambria Math" w:eastAsiaTheme="minorEastAsia" w:hAnsi="Cambria Math"/>
            <w:sz w:val="22"/>
            <w:szCs w:val="22"/>
          </w:rPr>
          <m:t>(t)</m:t>
        </m:r>
      </m:oMath>
      <w:r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sin⁡</m:t>
        </m:r>
        <m:r>
          <w:rPr>
            <w:rFonts w:ascii="Cambria Math" w:eastAsiaTheme="minorEastAsia" w:hAnsi="Cambria Math"/>
            <w:sz w:val="22"/>
            <w:szCs w:val="22"/>
          </w:rPr>
          <m:t>(t)</m:t>
        </m:r>
      </m:oMath>
      <w:r w:rsidRPr="003C68B2">
        <w:rPr>
          <w:rFonts w:eastAsiaTheme="minorEastAsia"/>
          <w:sz w:val="22"/>
          <w:szCs w:val="22"/>
        </w:rPr>
        <w:t xml:space="preserve"> define clockwise or anti-clockwise movement?</w:t>
      </w:r>
    </w:p>
    <w:p w14:paraId="7BB67003" w14:textId="2A9BEF54" w:rsidR="00C859FA" w:rsidRPr="003C68B2" w:rsidRDefault="00C859FA" w:rsidP="004D7A4F">
      <w:pPr>
        <w:rPr>
          <w:rFonts w:eastAsiaTheme="minorEastAsia"/>
          <w:sz w:val="22"/>
          <w:szCs w:val="22"/>
        </w:rPr>
      </w:pPr>
      <w:r>
        <w:rPr>
          <w:rFonts w:eastAsiaTheme="minorEastAsia"/>
          <w:sz w:val="22"/>
          <w:szCs w:val="22"/>
        </w:rPr>
        <w:t>It goes anti-clockwise because we always define an increasing angle as an anti-clockwise rotation from the positive horizontal axis.</w:t>
      </w:r>
    </w:p>
    <w:p w14:paraId="21FC5F30" w14:textId="77777777" w:rsidR="004D7A4F" w:rsidRDefault="004D7A4F" w:rsidP="004D7A4F">
      <w:pPr>
        <w:spacing w:after="0" w:line="240" w:lineRule="auto"/>
        <w:rPr>
          <w:rFonts w:eastAsiaTheme="minorEastAsia"/>
          <w:sz w:val="22"/>
          <w:szCs w:val="22"/>
        </w:rPr>
      </w:pPr>
      <w:r w:rsidRPr="003C68B2">
        <w:rPr>
          <w:rFonts w:eastAsiaTheme="minorEastAsia"/>
          <w:sz w:val="22"/>
          <w:szCs w:val="22"/>
        </w:rPr>
        <w:t xml:space="preserve">b).  For each of the following sets of equations, decide if they cause the movement to go </w:t>
      </w:r>
      <w:r w:rsidRPr="003C68B2">
        <w:rPr>
          <w:rFonts w:eastAsiaTheme="minorEastAsia"/>
          <w:i/>
          <w:iCs/>
          <w:sz w:val="22"/>
          <w:szCs w:val="22"/>
        </w:rPr>
        <w:t>the other direction</w:t>
      </w:r>
      <w:r w:rsidRPr="003C68B2">
        <w:rPr>
          <w:rFonts w:eastAsiaTheme="minorEastAsia"/>
          <w:sz w:val="22"/>
          <w:szCs w:val="22"/>
        </w:rPr>
        <w:t xml:space="preserve"> from the basic equations in part a</w:t>
      </w:r>
      <w:r>
        <w:rPr>
          <w:rFonts w:eastAsiaTheme="minorEastAsia"/>
          <w:sz w:val="22"/>
          <w:szCs w:val="22"/>
        </w:rPr>
        <w:t>.</w:t>
      </w:r>
    </w:p>
    <w:p w14:paraId="78408933" w14:textId="77777777" w:rsidR="00F12F50" w:rsidRDefault="00F12F50" w:rsidP="004D7A4F">
      <w:pPr>
        <w:spacing w:after="0" w:line="240" w:lineRule="auto"/>
        <w:rPr>
          <w:rFonts w:eastAsiaTheme="minorEastAsia"/>
          <w:sz w:val="22"/>
          <w:szCs w:val="22"/>
        </w:rPr>
      </w:pPr>
    </w:p>
    <w:p w14:paraId="5F8FB0F1" w14:textId="50A0E62B" w:rsidR="00F12F50" w:rsidRDefault="00F12F50" w:rsidP="004D7A4F">
      <w:pPr>
        <w:spacing w:after="0" w:line="240" w:lineRule="auto"/>
        <w:rPr>
          <w:rFonts w:eastAsiaTheme="minorEastAsia"/>
          <w:sz w:val="22"/>
          <w:szCs w:val="22"/>
        </w:rPr>
      </w:pPr>
      <w:r>
        <w:rPr>
          <w:rFonts w:eastAsiaTheme="minorEastAsia"/>
          <w:sz w:val="22"/>
          <w:szCs w:val="22"/>
        </w:rPr>
        <w:t xml:space="preserve">For each of these, you could make a table of values when </w:t>
      </w:r>
      <m:oMath>
        <m:r>
          <w:rPr>
            <w:rFonts w:ascii="Cambria Math" w:eastAsiaTheme="minorEastAsia" w:hAnsi="Cambria Math"/>
            <w:sz w:val="22"/>
            <w:szCs w:val="22"/>
          </w:rPr>
          <m:t>t=0,</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4</m:t>
            </m:r>
          </m:den>
        </m:f>
        <m:r>
          <w:rPr>
            <w:rFonts w:ascii="Cambria Math" w:eastAsiaTheme="minorEastAsia" w:hAnsi="Cambria Math"/>
            <w:sz w:val="22"/>
            <w:szCs w:val="22"/>
          </w:rPr>
          <m:t>, and</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oMath>
      <w:r>
        <w:rPr>
          <w:rFonts w:eastAsiaTheme="minorEastAsia"/>
          <w:sz w:val="22"/>
          <w:szCs w:val="22"/>
        </w:rPr>
        <w:t xml:space="preserve"> as an easy way to see what’s happening.</w:t>
      </w:r>
    </w:p>
    <w:p w14:paraId="7FF25AB5" w14:textId="71E625D4" w:rsidR="00F12F50" w:rsidRDefault="00F12F50" w:rsidP="004D7A4F">
      <w:pPr>
        <w:spacing w:after="0" w:line="240" w:lineRule="auto"/>
        <w:rPr>
          <w:rFonts w:eastAsiaTheme="minorEastAsia"/>
          <w:sz w:val="22"/>
          <w:szCs w:val="22"/>
        </w:rPr>
      </w:pPr>
      <w:r>
        <w:rPr>
          <w:rFonts w:eastAsiaTheme="minorEastAsia"/>
          <w:noProof/>
          <w:sz w:val="22"/>
          <w:szCs w:val="22"/>
        </w:rPr>
        <mc:AlternateContent>
          <mc:Choice Requires="wpg">
            <w:drawing>
              <wp:anchor distT="0" distB="0" distL="114300" distR="114300" simplePos="0" relativeHeight="251706368" behindDoc="0" locked="0" layoutInCell="1" allowOverlap="1" wp14:anchorId="1593535D" wp14:editId="199DF252">
                <wp:simplePos x="0" y="0"/>
                <wp:positionH relativeFrom="column">
                  <wp:posOffset>4235450</wp:posOffset>
                </wp:positionH>
                <wp:positionV relativeFrom="paragraph">
                  <wp:posOffset>132080</wp:posOffset>
                </wp:positionV>
                <wp:extent cx="2170430" cy="1852930"/>
                <wp:effectExtent l="0" t="0" r="20320" b="0"/>
                <wp:wrapSquare wrapText="bothSides"/>
                <wp:docPr id="2093227399" name="Group 45"/>
                <wp:cNvGraphicFramePr/>
                <a:graphic xmlns:a="http://schemas.openxmlformats.org/drawingml/2006/main">
                  <a:graphicData uri="http://schemas.microsoft.com/office/word/2010/wordprocessingGroup">
                    <wpg:wgp>
                      <wpg:cNvGrpSpPr/>
                      <wpg:grpSpPr>
                        <a:xfrm>
                          <a:off x="0" y="0"/>
                          <a:ext cx="2170430" cy="1852930"/>
                          <a:chOff x="0" y="0"/>
                          <a:chExt cx="2170430" cy="1852930"/>
                        </a:xfrm>
                      </wpg:grpSpPr>
                      <pic:pic xmlns:pic="http://schemas.openxmlformats.org/drawingml/2006/picture">
                        <pic:nvPicPr>
                          <pic:cNvPr id="413213678"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87880" cy="1852930"/>
                          </a:xfrm>
                          <a:prstGeom prst="rect">
                            <a:avLst/>
                          </a:prstGeom>
                        </pic:spPr>
                      </pic:pic>
                      <w14:contentPart bwMode="auto" r:id="rId23">
                        <w14:nvContentPartPr>
                          <w14:cNvPr id="191835344" name="Ink 38"/>
                          <w14:cNvContentPartPr/>
                        </w14:nvContentPartPr>
                        <w14:xfrm>
                          <a:off x="1627505" y="764540"/>
                          <a:ext cx="125280" cy="74520"/>
                        </w14:xfrm>
                      </w14:contentPart>
                      <w14:contentPart bwMode="auto" r:id="rId24">
                        <w14:nvContentPartPr>
                          <w14:cNvPr id="869886905" name="Ink 39"/>
                          <w14:cNvContentPartPr/>
                        </w14:nvContentPartPr>
                        <w14:xfrm>
                          <a:off x="1539875" y="553085"/>
                          <a:ext cx="171360" cy="103680"/>
                        </w14:xfrm>
                      </w14:contentPart>
                      <w14:contentPart bwMode="auto" r:id="rId25">
                        <w14:nvContentPartPr>
                          <w14:cNvPr id="405538680" name="Ink 40"/>
                          <w14:cNvContentPartPr/>
                        </w14:nvContentPartPr>
                        <w14:xfrm>
                          <a:off x="1410335" y="386080"/>
                          <a:ext cx="163800" cy="113760"/>
                        </w14:xfrm>
                      </w14:contentPart>
                      <w14:contentPart bwMode="auto" r:id="rId26">
                        <w14:nvContentPartPr>
                          <w14:cNvPr id="1794048327" name="Ink 41"/>
                          <w14:cNvContentPartPr/>
                        </w14:nvContentPartPr>
                        <w14:xfrm>
                          <a:off x="1616075" y="1022350"/>
                          <a:ext cx="161280" cy="98280"/>
                        </w14:xfrm>
                      </w14:contentPart>
                      <w14:contentPart bwMode="auto" r:id="rId27">
                        <w14:nvContentPartPr>
                          <w14:cNvPr id="896309004" name="Ink 42"/>
                          <w14:cNvContentPartPr/>
                        </w14:nvContentPartPr>
                        <w14:xfrm>
                          <a:off x="1551305" y="1200785"/>
                          <a:ext cx="133200" cy="77760"/>
                        </w14:xfrm>
                      </w14:contentPart>
                      <w14:contentPart bwMode="auto" r:id="rId28">
                        <w14:nvContentPartPr>
                          <w14:cNvPr id="876935497" name="Ink 43"/>
                          <w14:cNvContentPartPr/>
                        </w14:nvContentPartPr>
                        <w14:xfrm>
                          <a:off x="1440815" y="1356995"/>
                          <a:ext cx="118080" cy="118800"/>
                        </w14:xfrm>
                      </w14:contentPart>
                      <wps:wsp>
                        <wps:cNvPr id="1552614922" name="Freeform: Shape 44"/>
                        <wps:cNvSpPr/>
                        <wps:spPr>
                          <a:xfrm>
                            <a:off x="1949450" y="527050"/>
                            <a:ext cx="220980" cy="723900"/>
                          </a:xfrm>
                          <a:custGeom>
                            <a:avLst/>
                            <a:gdLst>
                              <a:gd name="csX0" fmla="*/ 0 w 240125"/>
                              <a:gd name="csY0" fmla="*/ 0 h 723900"/>
                              <a:gd name="csX1" fmla="*/ 240030 w 240125"/>
                              <a:gd name="csY1" fmla="*/ 381000 h 723900"/>
                              <a:gd name="csX2" fmla="*/ 22860 w 240125"/>
                              <a:gd name="csY2" fmla="*/ 723900 h 723900"/>
                            </a:gdLst>
                            <a:ahLst/>
                            <a:cxnLst>
                              <a:cxn ang="0">
                                <a:pos x="csX0" y="csY0"/>
                              </a:cxn>
                              <a:cxn ang="0">
                                <a:pos x="csX1" y="csY1"/>
                              </a:cxn>
                              <a:cxn ang="0">
                                <a:pos x="csX2" y="csY2"/>
                              </a:cxn>
                            </a:cxnLst>
                            <a:rect l="l" t="t" r="r" b="b"/>
                            <a:pathLst>
                              <a:path w="240125" h="723900">
                                <a:moveTo>
                                  <a:pt x="0" y="0"/>
                                </a:moveTo>
                                <a:cubicBezTo>
                                  <a:pt x="118110" y="130175"/>
                                  <a:pt x="236220" y="260350"/>
                                  <a:pt x="240030" y="381000"/>
                                </a:cubicBezTo>
                                <a:cubicBezTo>
                                  <a:pt x="243840" y="501650"/>
                                  <a:pt x="133350" y="612775"/>
                                  <a:pt x="22860" y="72390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B00A65" id="Group 45" o:spid="_x0000_s1026" style="position:absolute;margin-left:333.5pt;margin-top:10.4pt;width:170.9pt;height:145.9pt;z-index:251706368" coordsize="21704,18529" o:gfxdata="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">
                <v:shape id="Picture 1" o:spid="_x0000_s1027" type="#_x0000_t75" style="position:absolute;width:20878;height:18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">
                  <v:imagedata r:id="rId29" o:title=""/>
                </v:shape>
                <v:shape id="Ink 38" o:spid="_x0000_s1028" type="#_x0000_t75" style="position:absolute;left:16231;top:7602;width:1339;height: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">
                  <v:imagedata r:id="rId30" o:title=""/>
                </v:shape>
                <v:shape id="Ink 39" o:spid="_x0000_s1029" type="#_x0000_t75" style="position:absolute;left:15355;top:5487;width:1800;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">
                  <v:imagedata r:id="rId31" o:title=""/>
                </v:shape>
                <v:shape id="Ink 40" o:spid="_x0000_s1030" type="#_x0000_t75" style="position:absolute;left:14060;top:3817;width:1724;height:1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">
                  <v:imagedata r:id="rId32" o:title=""/>
                </v:shape>
                <v:shape id="Ink 41" o:spid="_x0000_s1031" type="#_x0000_t75" style="position:absolute;left:16117;top:10180;width:1699;height:1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">
                  <v:imagedata r:id="rId33" o:title=""/>
                </v:shape>
                <v:shape id="Ink 42" o:spid="_x0000_s1032" type="#_x0000_t75" style="position:absolute;left:15469;top:11964;width:1419;height: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">
                  <v:imagedata r:id="rId34" o:title=""/>
                </v:shape>
                <v:shape id="Ink 43" o:spid="_x0000_s1033" type="#_x0000_t75" style="position:absolute;left:14364;top:13526;width:1268;height:1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">
                  <v:imagedata r:id="rId35" o:title=""/>
                </v:shape>
                <v:shape id="Freeform: Shape 44" o:spid="_x0000_s1034" style="position:absolute;left:19494;top:5270;width:2210;height:7239;visibility:visible;mso-wrap-style:square;v-text-anchor:middle" coordsize="2401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" path="m,c118110,130175,236220,260350,240030,381000,243840,501650,133350,612775,22860,723900e" filled="f" strokecolor="#030e13 [484]" strokeweight="1.5pt">
                  <v:stroke endarrow="open" joinstyle="miter"/>
                  <v:path arrowok="t" o:connecttype="custom" o:connectlocs="0,0;220893,381000;21037,723900" o:connectangles="0,0,0"/>
                </v:shape>
                <w10:wrap type="square"/>
              </v:group>
            </w:pict>
          </mc:Fallback>
        </mc:AlternateContent>
      </w:r>
    </w:p>
    <w:p w14:paraId="76BD22DE" w14:textId="0E691F65" w:rsidR="00F12F50" w:rsidRDefault="00F12F50" w:rsidP="004D7A4F">
      <w:pPr>
        <w:spacing w:after="0" w:line="240" w:lineRule="auto"/>
        <w:rPr>
          <w:rFonts w:eastAsiaTheme="minorEastAsia"/>
          <w:sz w:val="22"/>
          <w:szCs w:val="22"/>
        </w:rPr>
      </w:pPr>
      <w:r>
        <w:rPr>
          <w:rFonts w:eastAsiaTheme="minorEastAsia"/>
          <w:sz w:val="22"/>
          <w:szCs w:val="22"/>
        </w:rPr>
        <w:t>Conceptually, it’s nice to be able to think what’s going on without plugging anything in, so I’ll describe what I see in my mind below.</w:t>
      </w:r>
    </w:p>
    <w:p w14:paraId="47330F4E" w14:textId="77777777" w:rsidR="00F12F50" w:rsidRPr="00DD3B11" w:rsidRDefault="00F12F50" w:rsidP="004D7A4F">
      <w:pPr>
        <w:spacing w:after="0" w:line="240" w:lineRule="auto"/>
        <w:rPr>
          <w:rFonts w:eastAsiaTheme="minorEastAsia"/>
          <w:sz w:val="22"/>
          <w:szCs w:val="22"/>
        </w:rPr>
      </w:pPr>
    </w:p>
    <w:p w14:paraId="69DC6F4B" w14:textId="066B3F68" w:rsidR="004D7A4F" w:rsidRDefault="004D7A4F" w:rsidP="004D7A4F">
      <w:pPr>
        <w:spacing w:after="0" w:line="240" w:lineRule="auto"/>
        <w:rPr>
          <w:rFonts w:eastAsiaTheme="minorEastAsia"/>
          <w:sz w:val="22"/>
          <w:szCs w:val="22"/>
        </w:rPr>
      </w:pPr>
      <w:r>
        <w:rPr>
          <w:rFonts w:eastAsiaTheme="minorEastAsia"/>
          <w:sz w:val="22"/>
          <w:szCs w:val="22"/>
        </w:rPr>
        <w:t xml:space="preserve">i.   </w:t>
      </w:r>
      <w:r>
        <w:rPr>
          <w:rFonts w:eastAsiaTheme="minorEastAsia"/>
          <w:sz w:val="22"/>
          <w:szCs w:val="22"/>
        </w:rPr>
        <w:tab/>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cos</m:t>
        </m:r>
        <m:r>
          <w:rPr>
            <w:rFonts w:ascii="Cambria Math" w:eastAsiaTheme="minorEastAsia" w:hAnsi="Cambria Math"/>
            <w:sz w:val="22"/>
            <w:szCs w:val="22"/>
          </w:rPr>
          <m:t>(t)</m:t>
        </m:r>
      </m:oMath>
      <w:r>
        <w:rPr>
          <w:rFonts w:eastAsiaTheme="minorEastAsia"/>
          <w:sz w:val="22"/>
          <w:szCs w:val="22"/>
        </w:rPr>
        <w:tab/>
      </w:r>
      <w:r>
        <w:rPr>
          <w:rFonts w:eastAsiaTheme="minorEastAsia"/>
          <w:sz w:val="22"/>
          <w:szCs w:val="22"/>
        </w:rPr>
        <w:tab/>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sin</m:t>
        </m:r>
        <m:r>
          <w:rPr>
            <w:rFonts w:ascii="Cambria Math" w:eastAsiaTheme="minorEastAsia" w:hAnsi="Cambria Math"/>
            <w:sz w:val="22"/>
            <w:szCs w:val="22"/>
          </w:rPr>
          <m:t>(t)</m:t>
        </m:r>
      </m:oMath>
    </w:p>
    <w:p w14:paraId="7F254B54" w14:textId="79BC60E6" w:rsidR="00C859FA" w:rsidRDefault="00C859FA" w:rsidP="004D7A4F">
      <w:pPr>
        <w:spacing w:after="0" w:line="240" w:lineRule="auto"/>
        <w:rPr>
          <w:rFonts w:eastAsiaTheme="minorEastAsia"/>
          <w:sz w:val="22"/>
          <w:szCs w:val="22"/>
        </w:rPr>
      </w:pPr>
    </w:p>
    <w:p w14:paraId="016764BE" w14:textId="507AFB19" w:rsidR="00C859FA" w:rsidRDefault="00C859FA" w:rsidP="004D7A4F">
      <w:pPr>
        <w:spacing w:after="0" w:line="240" w:lineRule="auto"/>
        <w:rPr>
          <w:rFonts w:eastAsiaTheme="minorEastAsia"/>
          <w:sz w:val="22"/>
          <w:szCs w:val="22"/>
        </w:rPr>
      </w:pPr>
      <w:r>
        <w:rPr>
          <w:rFonts w:eastAsiaTheme="minorEastAsia"/>
          <w:sz w:val="22"/>
          <w:szCs w:val="22"/>
        </w:rPr>
        <w:t xml:space="preserve">I start by imagining the rotating point </w:t>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cos⁡</m:t>
        </m:r>
        <m:r>
          <w:rPr>
            <w:rFonts w:ascii="Cambria Math" w:eastAsiaTheme="minorEastAsia" w:hAnsi="Cambria Math"/>
            <w:sz w:val="22"/>
            <w:szCs w:val="22"/>
          </w:rPr>
          <m:t>(t)</m:t>
        </m:r>
      </m:oMath>
      <w:r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sin⁡</m:t>
        </m:r>
        <m:r>
          <w:rPr>
            <w:rFonts w:ascii="Cambria Math" w:eastAsiaTheme="minorEastAsia" w:hAnsi="Cambria Math"/>
            <w:sz w:val="22"/>
            <w:szCs w:val="22"/>
          </w:rPr>
          <m:t>(t)</m:t>
        </m:r>
      </m:oMath>
      <w:r>
        <w:rPr>
          <w:rFonts w:eastAsiaTheme="minorEastAsia"/>
          <w:sz w:val="22"/>
          <w:szCs w:val="22"/>
        </w:rPr>
        <w:t xml:space="preserve"> and think: </w:t>
      </w:r>
      <w:r w:rsidRPr="00F12F50">
        <w:rPr>
          <w:rFonts w:eastAsiaTheme="minorEastAsia"/>
          <w:b/>
          <w:bCs/>
          <w:sz w:val="22"/>
          <w:szCs w:val="22"/>
        </w:rPr>
        <w:t>what will it look like if we reflect all the y-values</w:t>
      </w:r>
      <w:r>
        <w:rPr>
          <w:rFonts w:eastAsiaTheme="minorEastAsia"/>
          <w:sz w:val="22"/>
          <w:szCs w:val="22"/>
        </w:rPr>
        <w:t>?  This creates clockwise movement.</w:t>
      </w:r>
    </w:p>
    <w:p w14:paraId="2A86CDED" w14:textId="42C2719E" w:rsidR="00F12F50" w:rsidRDefault="00F12F50" w:rsidP="004D7A4F">
      <w:pPr>
        <w:spacing w:after="0" w:line="240" w:lineRule="auto"/>
        <w:rPr>
          <w:rFonts w:eastAsiaTheme="minorEastAsia"/>
          <w:sz w:val="22"/>
          <w:szCs w:val="22"/>
        </w:rPr>
      </w:pPr>
    </w:p>
    <w:p w14:paraId="126739B2" w14:textId="626219D3" w:rsidR="00C859FA" w:rsidRDefault="00C859FA" w:rsidP="004D7A4F">
      <w:pPr>
        <w:spacing w:after="0" w:line="240" w:lineRule="auto"/>
        <w:rPr>
          <w:rFonts w:eastAsiaTheme="minorEastAsia"/>
          <w:sz w:val="22"/>
          <w:szCs w:val="22"/>
        </w:rPr>
      </w:pPr>
    </w:p>
    <w:p w14:paraId="48A670F1" w14:textId="78B201A9" w:rsidR="004D7A4F" w:rsidRDefault="004D7A4F" w:rsidP="004D7A4F">
      <w:pPr>
        <w:spacing w:after="0" w:line="240" w:lineRule="auto"/>
        <w:rPr>
          <w:rFonts w:eastAsiaTheme="minorEastAsia"/>
          <w:sz w:val="22"/>
          <w:szCs w:val="22"/>
        </w:rPr>
      </w:pPr>
      <w:r>
        <w:rPr>
          <w:rFonts w:eastAsiaTheme="minorEastAsia"/>
          <w:sz w:val="22"/>
          <w:szCs w:val="22"/>
        </w:rPr>
        <w:t xml:space="preserve">ii. </w:t>
      </w:r>
      <w:r>
        <w:rPr>
          <w:rFonts w:eastAsiaTheme="minorEastAsia"/>
          <w:sz w:val="22"/>
          <w:szCs w:val="22"/>
        </w:rPr>
        <w:tab/>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r>
                  <w:rPr>
                    <w:rFonts w:ascii="Cambria Math" w:eastAsiaTheme="minorEastAsia" w:hAnsi="Cambria Math"/>
                    <w:sz w:val="22"/>
                    <w:szCs w:val="22"/>
                  </w:rPr>
                  <m:t>t</m:t>
                </m:r>
              </m:e>
            </m:d>
          </m:e>
        </m:func>
      </m:oMath>
      <w:r>
        <w:rPr>
          <w:rFonts w:eastAsiaTheme="minorEastAsia"/>
          <w:sz w:val="22"/>
          <w:szCs w:val="22"/>
        </w:rPr>
        <w:tab/>
      </w:r>
      <w:r>
        <w:rPr>
          <w:rFonts w:eastAsiaTheme="minorEastAsia"/>
          <w:sz w:val="22"/>
          <w:szCs w:val="22"/>
        </w:rPr>
        <w:tab/>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sin</m:t>
        </m:r>
        <m:r>
          <w:rPr>
            <w:rFonts w:ascii="Cambria Math" w:eastAsiaTheme="minorEastAsia" w:hAnsi="Cambria Math"/>
            <w:sz w:val="22"/>
            <w:szCs w:val="22"/>
          </w:rPr>
          <m:t>(t)</m:t>
        </m:r>
      </m:oMath>
    </w:p>
    <w:p w14:paraId="60E6E6C5" w14:textId="56E47E06" w:rsidR="00C859FA" w:rsidRDefault="00F12F50" w:rsidP="004D7A4F">
      <w:pPr>
        <w:spacing w:after="0" w:line="240" w:lineRule="auto"/>
        <w:rPr>
          <w:rFonts w:eastAsiaTheme="minorEastAsia"/>
          <w:sz w:val="22"/>
          <w:szCs w:val="22"/>
        </w:rPr>
      </w:pPr>
      <w:r>
        <w:rPr>
          <w:rFonts w:eastAsiaTheme="minorEastAsia"/>
          <w:noProof/>
          <w:sz w:val="22"/>
          <w:szCs w:val="22"/>
        </w:rPr>
        <mc:AlternateContent>
          <mc:Choice Requires="wpg">
            <w:drawing>
              <wp:anchor distT="0" distB="0" distL="114300" distR="114300" simplePos="0" relativeHeight="251721728" behindDoc="0" locked="0" layoutInCell="1" allowOverlap="1" wp14:anchorId="16C38D4A" wp14:editId="5B65E158">
                <wp:simplePos x="0" y="0"/>
                <wp:positionH relativeFrom="column">
                  <wp:posOffset>4356100</wp:posOffset>
                </wp:positionH>
                <wp:positionV relativeFrom="paragraph">
                  <wp:posOffset>130175</wp:posOffset>
                </wp:positionV>
                <wp:extent cx="1841500" cy="1920875"/>
                <wp:effectExtent l="0" t="0" r="6350" b="3175"/>
                <wp:wrapSquare wrapText="bothSides"/>
                <wp:docPr id="1029201648" name="Group 59"/>
                <wp:cNvGraphicFramePr/>
                <a:graphic xmlns:a="http://schemas.openxmlformats.org/drawingml/2006/main">
                  <a:graphicData uri="http://schemas.microsoft.com/office/word/2010/wordprocessingGroup">
                    <wpg:wgp>
                      <wpg:cNvGrpSpPr/>
                      <wpg:grpSpPr>
                        <a:xfrm>
                          <a:off x="0" y="0"/>
                          <a:ext cx="1841500" cy="1920875"/>
                          <a:chOff x="0" y="0"/>
                          <a:chExt cx="1841500" cy="1920875"/>
                        </a:xfrm>
                      </wpg:grpSpPr>
                      <pic:pic xmlns:pic="http://schemas.openxmlformats.org/drawingml/2006/picture">
                        <pic:nvPicPr>
                          <pic:cNvPr id="1180272561" name="Picture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44450"/>
                            <a:ext cx="1841500" cy="1876425"/>
                          </a:xfrm>
                          <a:prstGeom prst="rect">
                            <a:avLst/>
                          </a:prstGeom>
                        </pic:spPr>
                      </pic:pic>
                      <wps:wsp>
                        <wps:cNvPr id="776440660" name="Freeform: Shape 46"/>
                        <wps:cNvSpPr/>
                        <wps:spPr>
                          <a:xfrm>
                            <a:off x="692150" y="0"/>
                            <a:ext cx="476250" cy="127571"/>
                          </a:xfrm>
                          <a:custGeom>
                            <a:avLst/>
                            <a:gdLst>
                              <a:gd name="csX0" fmla="*/ 476250 w 476250"/>
                              <a:gd name="csY0" fmla="*/ 127571 h 127571"/>
                              <a:gd name="csX1" fmla="*/ 234950 w 476250"/>
                              <a:gd name="csY1" fmla="*/ 571 h 127571"/>
                              <a:gd name="csX2" fmla="*/ 0 w 476250"/>
                              <a:gd name="csY2" fmla="*/ 89471 h 127571"/>
                            </a:gdLst>
                            <a:ahLst/>
                            <a:cxnLst>
                              <a:cxn ang="0">
                                <a:pos x="csX0" y="csY0"/>
                              </a:cxn>
                              <a:cxn ang="0">
                                <a:pos x="csX1" y="csY1"/>
                              </a:cxn>
                              <a:cxn ang="0">
                                <a:pos x="csX2" y="csY2"/>
                              </a:cxn>
                            </a:cxnLst>
                            <a:rect l="l" t="t" r="r" b="b"/>
                            <a:pathLst>
                              <a:path w="476250" h="127571">
                                <a:moveTo>
                                  <a:pt x="476250" y="127571"/>
                                </a:moveTo>
                                <a:cubicBezTo>
                                  <a:pt x="395287" y="67246"/>
                                  <a:pt x="314325" y="6921"/>
                                  <a:pt x="234950" y="571"/>
                                </a:cubicBezTo>
                                <a:cubicBezTo>
                                  <a:pt x="155575" y="-5779"/>
                                  <a:pt x="77787" y="41846"/>
                                  <a:pt x="0" y="89471"/>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14:contentPart bwMode="auto" r:id="rId37">
                        <w14:nvContentPartPr>
                          <w14:cNvPr id="1757044385" name="Ink 47"/>
                          <w14:cNvContentPartPr/>
                        </w14:nvContentPartPr>
                        <w14:xfrm>
                          <a:off x="194945" y="835660"/>
                          <a:ext cx="142920" cy="61200"/>
                        </w14:xfrm>
                      </w14:contentPart>
                      <w14:contentPart bwMode="auto" r:id="rId38">
                        <w14:nvContentPartPr>
                          <w14:cNvPr id="808860853" name="Ink 52"/>
                          <w14:cNvContentPartPr/>
                        </w14:nvContentPartPr>
                        <w14:xfrm>
                          <a:off x="229870" y="339725"/>
                          <a:ext cx="412125" cy="383540"/>
                        </w14:xfrm>
                      </w14:contentPart>
                      <w14:contentPart bwMode="auto" r:id="rId39">
                        <w14:nvContentPartPr>
                          <w14:cNvPr id="1223822560" name="Ink 53"/>
                          <w14:cNvContentPartPr/>
                        </w14:nvContentPartPr>
                        <w14:xfrm>
                          <a:off x="1531620" y="849630"/>
                          <a:ext cx="185400" cy="73440"/>
                        </w14:xfrm>
                      </w14:contentPart>
                      <w14:contentPart bwMode="auto" r:id="rId40">
                        <w14:nvContentPartPr>
                          <w14:cNvPr id="1275441860" name="Ink 58"/>
                          <w14:cNvContentPartPr/>
                        </w14:nvContentPartPr>
                        <w14:xfrm>
                          <a:off x="1270635" y="376555"/>
                          <a:ext cx="365760" cy="387985"/>
                        </w14:xfrm>
                      </w14:contentPart>
                    </wpg:wgp>
                  </a:graphicData>
                </a:graphic>
              </wp:anchor>
            </w:drawing>
          </mc:Choice>
          <mc:Fallback>
            <w:pict>
              <v:group w14:anchorId="455C3D5D" id="Group 59" o:spid="_x0000_s1026" style="position:absolute;margin-left:343pt;margin-top:10.25pt;width:145pt;height:151.25pt;z-index:251721728" coordsize="18415,19208" o:gfxdata="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">
                <v:shape id="Picture 1" o:spid="_x0000_s1027" type="#_x0000_t75" style="position:absolute;top:444;width:18415;height:18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">
                  <v:imagedata r:id="rId41" o:title=""/>
                </v:shape>
                <v:shape id="Freeform: Shape 46" o:spid="_x0000_s1028" style="position:absolute;left:6921;width:4763;height:1275;visibility:visible;mso-wrap-style:square;v-text-anchor:middle" coordsize="476250,127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" path="m476250,127571c395287,67246,314325,6921,234950,571,155575,-5779,77787,41846,,89471e" filled="f" strokecolor="#030e13 [484]" strokeweight="1.5pt">
                  <v:stroke endarrow="open" joinstyle="miter"/>
                  <v:path arrowok="t" o:connecttype="custom" o:connectlocs="476250,127571;234950,571;0,89471" o:connectangles="0,0,0"/>
                </v:shape>
                <v:shape id="Ink 47" o:spid="_x0000_s1029" type="#_x0000_t75" style="position:absolute;left:1906;top:8313;width:1515;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">
                  <v:imagedata r:id="rId42" o:title=""/>
                </v:shape>
                <v:shape id="Ink 52" o:spid="_x0000_s1030" type="#_x0000_t75" style="position:absolute;left:2255;top:3354;width:4208;height:3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">
                  <v:imagedata r:id="rId43" o:title=""/>
                </v:shape>
                <v:shape id="Ink 53" o:spid="_x0000_s1031" type="#_x0000_t75" style="position:absolute;left:15273;top:8453;width:1940;height: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">
                  <v:imagedata r:id="rId44" o:title=""/>
                </v:shape>
                <v:shape id="Ink 58" o:spid="_x0000_s1032" type="#_x0000_t75" style="position:absolute;left:12663;top:3722;width:3744;height:3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">
                  <v:imagedata r:id="rId45" o:title=""/>
                </v:shape>
                <w10:wrap type="square"/>
              </v:group>
            </w:pict>
          </mc:Fallback>
        </mc:AlternateContent>
      </w:r>
    </w:p>
    <w:p w14:paraId="1E6833D5" w14:textId="2FDE1A44" w:rsidR="00C859FA" w:rsidRPr="00F12F50" w:rsidRDefault="00F12F50" w:rsidP="004D7A4F">
      <w:pPr>
        <w:spacing w:after="0" w:line="240" w:lineRule="auto"/>
        <w:rPr>
          <w:rFonts w:ascii="Cambria Math" w:eastAsiaTheme="minorEastAsia" w:hAnsi="Cambria Math"/>
          <w:sz w:val="22"/>
          <w:szCs w:val="22"/>
        </w:rPr>
      </w:pPr>
      <w:r>
        <w:rPr>
          <w:rFonts w:eastAsiaTheme="minorEastAsia"/>
          <w:sz w:val="22"/>
          <w:szCs w:val="22"/>
        </w:rPr>
        <w:t>Here we can imagine the same original movement, but reflect all the x-</w:t>
      </w:r>
      <w:r w:rsidRPr="00F12F50">
        <w:rPr>
          <w:rFonts w:ascii="Cambria Math" w:eastAsiaTheme="minorEastAsia" w:hAnsi="Cambria Math"/>
          <w:sz w:val="22"/>
          <w:szCs w:val="22"/>
        </w:rPr>
        <w:t xml:space="preserve">values horizontally. </w:t>
      </w:r>
    </w:p>
    <w:p w14:paraId="755DBE82" w14:textId="77777777" w:rsidR="00F12F50" w:rsidRPr="00F12F50" w:rsidRDefault="00F12F50" w:rsidP="004D7A4F">
      <w:pPr>
        <w:spacing w:after="0" w:line="240" w:lineRule="auto"/>
        <w:rPr>
          <w:rFonts w:ascii="Cambria Math" w:eastAsiaTheme="minorEastAsia" w:hAnsi="Cambria Math"/>
          <w:sz w:val="22"/>
          <w:szCs w:val="22"/>
        </w:rPr>
      </w:pPr>
    </w:p>
    <w:p w14:paraId="7E7D0531" w14:textId="4B3E89FF" w:rsidR="00F12F50" w:rsidRPr="00F12F50" w:rsidRDefault="00F12F50" w:rsidP="004D7A4F">
      <w:pPr>
        <w:spacing w:after="0" w:line="240" w:lineRule="auto"/>
        <w:rPr>
          <w:rFonts w:ascii="Cambria Math" w:eastAsiaTheme="minorEastAsia" w:hAnsi="Cambria Math"/>
          <w:sz w:val="22"/>
          <w:szCs w:val="22"/>
        </w:rPr>
      </w:pPr>
      <w:r w:rsidRPr="00F12F50">
        <w:rPr>
          <w:rFonts w:ascii="Cambria Math" w:eastAsiaTheme="minorEastAsia" w:hAnsi="Cambria Math"/>
          <w:sz w:val="22"/>
          <w:szCs w:val="22"/>
        </w:rPr>
        <w:t xml:space="preserve">As you can see, this also creates a clockwise movement, except that at </w:t>
      </w:r>
      <m:oMath>
        <m:r>
          <w:rPr>
            <w:rFonts w:ascii="Cambria Math" w:eastAsiaTheme="minorEastAsia" w:hAnsi="Cambria Math"/>
            <w:sz w:val="22"/>
            <w:szCs w:val="22"/>
          </w:rPr>
          <m:t>t</m:t>
        </m:r>
        <m:r>
          <m:rPr>
            <m:sty m:val="p"/>
          </m:rPr>
          <w:rPr>
            <w:rFonts w:ascii="Cambria Math" w:eastAsiaTheme="minorEastAsia" w:hAnsi="Cambria Math"/>
            <w:sz w:val="22"/>
            <w:szCs w:val="22"/>
          </w:rPr>
          <m:t>=0</m:t>
        </m:r>
      </m:oMath>
      <w:r w:rsidRPr="00F12F50">
        <w:rPr>
          <w:rFonts w:ascii="Cambria Math" w:eastAsiaTheme="minorEastAsia" w:hAnsi="Cambria Math"/>
          <w:sz w:val="22"/>
          <w:szCs w:val="22"/>
        </w:rPr>
        <w:t xml:space="preserve"> the point starts at (-1, 0).</w:t>
      </w:r>
    </w:p>
    <w:p w14:paraId="6DA49E91" w14:textId="5240EE46" w:rsidR="00C859FA" w:rsidRPr="00F12F50" w:rsidRDefault="00C859FA" w:rsidP="004D7A4F">
      <w:pPr>
        <w:spacing w:after="0" w:line="240" w:lineRule="auto"/>
        <w:rPr>
          <w:rFonts w:ascii="Cambria Math" w:eastAsiaTheme="minorEastAsia" w:hAnsi="Cambria Math"/>
          <w:sz w:val="22"/>
          <w:szCs w:val="22"/>
        </w:rPr>
      </w:pPr>
    </w:p>
    <w:p w14:paraId="3447A3DF" w14:textId="6656F09F" w:rsidR="004D7A4F" w:rsidRDefault="004D7A4F" w:rsidP="004D7A4F">
      <w:pPr>
        <w:spacing w:after="0" w:line="240" w:lineRule="auto"/>
        <w:rPr>
          <w:rFonts w:ascii="Cambria Math" w:eastAsiaTheme="minorEastAsia" w:hAnsi="Cambria Math"/>
          <w:sz w:val="22"/>
          <w:szCs w:val="22"/>
        </w:rPr>
      </w:pPr>
      <w:r w:rsidRPr="00F12F50">
        <w:rPr>
          <w:rFonts w:ascii="Cambria Math" w:eastAsiaTheme="minorEastAsia" w:hAnsi="Cambria Math"/>
          <w:sz w:val="22"/>
          <w:szCs w:val="22"/>
        </w:rPr>
        <w:t xml:space="preserve">iii. </w:t>
      </w:r>
      <w:r w:rsidRPr="00F12F50">
        <w:rPr>
          <w:rFonts w:ascii="Cambria Math" w:eastAsiaTheme="minorEastAsia" w:hAnsi="Cambria Math"/>
          <w:sz w:val="22"/>
          <w:szCs w:val="22"/>
        </w:rPr>
        <w:tab/>
      </w:r>
      <m:oMath>
        <m:r>
          <w:rPr>
            <w:rFonts w:ascii="Cambria Math" w:eastAsiaTheme="minorEastAsia" w:hAnsi="Cambria Math"/>
            <w:sz w:val="22"/>
            <w:szCs w:val="22"/>
          </w:rPr>
          <m:t>x</m:t>
        </m:r>
        <m:d>
          <m:dPr>
            <m:ctrlPr>
              <w:rPr>
                <w:rFonts w:ascii="Cambria Math" w:eastAsiaTheme="minorEastAsia" w:hAnsi="Cambria Math"/>
                <w:sz w:val="22"/>
                <w:szCs w:val="22"/>
              </w:rPr>
            </m:ctrlPr>
          </m:dPr>
          <m:e>
            <m:r>
              <w:rPr>
                <w:rFonts w:ascii="Cambria Math" w:eastAsiaTheme="minorEastAsia" w:hAnsi="Cambria Math"/>
                <w:sz w:val="22"/>
                <w:szCs w:val="22"/>
              </w:rPr>
              <m:t>t</m:t>
            </m:r>
          </m:e>
        </m:d>
        <m:r>
          <m:rPr>
            <m:sty m:val="p"/>
          </m:rPr>
          <w:rPr>
            <w:rFonts w:ascii="Cambria Math" w:eastAsiaTheme="minorEastAsia" w:hAnsi="Cambria Math"/>
            <w:sz w:val="22"/>
            <w:szCs w:val="22"/>
          </w:rPr>
          <m:t>=</m:t>
        </m:r>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sz w:val="22"/>
                    <w:szCs w:val="22"/>
                  </w:rPr>
                </m:ctrlPr>
              </m:dPr>
              <m:e>
                <m:r>
                  <w:rPr>
                    <w:rFonts w:ascii="Cambria Math" w:eastAsiaTheme="minorEastAsia" w:hAnsi="Cambria Math"/>
                    <w:sz w:val="22"/>
                    <w:szCs w:val="22"/>
                  </w:rPr>
                  <m:t>t</m:t>
                </m:r>
              </m:e>
            </m:d>
          </m:e>
        </m:func>
      </m:oMath>
      <w:r w:rsidRPr="00F12F50">
        <w:rPr>
          <w:rFonts w:ascii="Cambria Math" w:eastAsiaTheme="minorEastAsia" w:hAnsi="Cambria Math"/>
          <w:sz w:val="22"/>
          <w:szCs w:val="22"/>
        </w:rPr>
        <w:tab/>
      </w:r>
      <w:r w:rsidRPr="00F12F50">
        <w:rPr>
          <w:rFonts w:ascii="Cambria Math" w:eastAsiaTheme="minorEastAsia" w:hAnsi="Cambria Math"/>
          <w:sz w:val="22"/>
          <w:szCs w:val="22"/>
        </w:rPr>
        <w:tab/>
      </w:r>
      <m:oMath>
        <m:r>
          <w:rPr>
            <w:rFonts w:ascii="Cambria Math" w:eastAsiaTheme="minorEastAsia" w:hAnsi="Cambria Math"/>
            <w:sz w:val="22"/>
            <w:szCs w:val="22"/>
          </w:rPr>
          <m:t>y</m:t>
        </m:r>
        <m:d>
          <m:dPr>
            <m:ctrlPr>
              <w:rPr>
                <w:rFonts w:ascii="Cambria Math" w:eastAsiaTheme="minorEastAsia" w:hAnsi="Cambria Math"/>
                <w:sz w:val="22"/>
                <w:szCs w:val="22"/>
              </w:rPr>
            </m:ctrlPr>
          </m:dPr>
          <m:e>
            <m:r>
              <w:rPr>
                <w:rFonts w:ascii="Cambria Math" w:eastAsiaTheme="minorEastAsia" w:hAnsi="Cambria Math"/>
                <w:sz w:val="22"/>
                <w:szCs w:val="22"/>
              </w:rPr>
              <m:t>t</m:t>
            </m:r>
          </m:e>
        </m:d>
        <m:r>
          <m:rPr>
            <m:sty m:val="p"/>
          </m:rPr>
          <w:rPr>
            <w:rFonts w:ascii="Cambria Math" w:eastAsiaTheme="minorEastAsia" w:hAnsi="Cambria Math"/>
            <w:sz w:val="22"/>
            <w:szCs w:val="22"/>
          </w:rPr>
          <m:t>=</m:t>
        </m:r>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sz w:val="22"/>
                    <w:szCs w:val="22"/>
                  </w:rPr>
                </m:ctrlPr>
              </m:dPr>
              <m:e>
                <m:r>
                  <w:rPr>
                    <w:rFonts w:ascii="Cambria Math" w:eastAsiaTheme="minorEastAsia" w:hAnsi="Cambria Math"/>
                    <w:sz w:val="22"/>
                    <w:szCs w:val="22"/>
                  </w:rPr>
                  <m:t>t</m:t>
                </m:r>
              </m:e>
            </m:d>
          </m:e>
        </m:func>
      </m:oMath>
    </w:p>
    <w:p w14:paraId="55913155" w14:textId="77777777" w:rsidR="00F12F50" w:rsidRDefault="00F12F50" w:rsidP="004D7A4F">
      <w:pPr>
        <w:spacing w:after="0" w:line="240" w:lineRule="auto"/>
        <w:rPr>
          <w:rFonts w:ascii="Cambria Math" w:eastAsiaTheme="minorEastAsia" w:hAnsi="Cambria Math"/>
          <w:sz w:val="22"/>
          <w:szCs w:val="22"/>
        </w:rPr>
      </w:pPr>
    </w:p>
    <w:p w14:paraId="766D440D" w14:textId="0692DEDE" w:rsidR="00F12F50" w:rsidRDefault="00F12F50" w:rsidP="004D7A4F">
      <w:pPr>
        <w:spacing w:after="0" w:line="240" w:lineRule="auto"/>
        <w:rPr>
          <w:rFonts w:ascii="Cambria Math" w:eastAsiaTheme="minorEastAsia" w:hAnsi="Cambria Math"/>
          <w:sz w:val="22"/>
          <w:szCs w:val="22"/>
        </w:rPr>
      </w:pPr>
      <w:r>
        <w:rPr>
          <w:rFonts w:ascii="Cambria Math" w:eastAsiaTheme="minorEastAsia" w:hAnsi="Cambria Math"/>
          <w:sz w:val="22"/>
          <w:szCs w:val="22"/>
        </w:rPr>
        <w:t>We already saw that this is like reflecting the original movement around the line y = x, and that creates a clockwise movement.</w:t>
      </w:r>
    </w:p>
    <w:p w14:paraId="2E54A1FC" w14:textId="77777777" w:rsidR="00F12F50" w:rsidRPr="00F12F50" w:rsidRDefault="00F12F50" w:rsidP="004D7A4F">
      <w:pPr>
        <w:spacing w:after="0" w:line="240" w:lineRule="auto"/>
        <w:rPr>
          <w:rFonts w:ascii="Cambria Math" w:eastAsiaTheme="minorEastAsia" w:hAnsi="Cambria Math"/>
          <w:sz w:val="22"/>
          <w:szCs w:val="22"/>
        </w:rPr>
      </w:pPr>
    </w:p>
    <w:p w14:paraId="3B665F14" w14:textId="48E58E2A" w:rsidR="004D7A4F" w:rsidRPr="00F12F50" w:rsidRDefault="004D7A4F" w:rsidP="004D7A4F">
      <w:pPr>
        <w:spacing w:after="0" w:line="240" w:lineRule="auto"/>
        <w:rPr>
          <w:rFonts w:ascii="Cambria Math" w:eastAsiaTheme="minorEastAsia" w:hAnsi="Cambria Math"/>
          <w:sz w:val="22"/>
          <w:szCs w:val="22"/>
        </w:rPr>
      </w:pPr>
      <w:r w:rsidRPr="00F12F50">
        <w:rPr>
          <w:rFonts w:ascii="Cambria Math" w:eastAsiaTheme="minorEastAsia" w:hAnsi="Cambria Math"/>
          <w:sz w:val="22"/>
          <w:szCs w:val="22"/>
        </w:rPr>
        <w:t>iv.</w:t>
      </w:r>
      <w:r w:rsidRPr="00F12F50">
        <w:rPr>
          <w:rFonts w:ascii="Cambria Math" w:eastAsiaTheme="minorEastAsia" w:hAnsi="Cambria Math"/>
          <w:sz w:val="22"/>
          <w:szCs w:val="22"/>
        </w:rPr>
        <w:tab/>
      </w:r>
      <m:oMath>
        <m:r>
          <w:rPr>
            <w:rFonts w:ascii="Cambria Math" w:eastAsiaTheme="minorEastAsia" w:hAnsi="Cambria Math"/>
            <w:sz w:val="22"/>
            <w:szCs w:val="22"/>
          </w:rPr>
          <m:t>x</m:t>
        </m:r>
        <m:d>
          <m:dPr>
            <m:ctrlPr>
              <w:rPr>
                <w:rFonts w:ascii="Cambria Math" w:eastAsiaTheme="minorEastAsia" w:hAnsi="Cambria Math"/>
                <w:sz w:val="22"/>
                <w:szCs w:val="22"/>
              </w:rPr>
            </m:ctrlPr>
          </m:dPr>
          <m:e>
            <m:r>
              <w:rPr>
                <w:rFonts w:ascii="Cambria Math" w:eastAsiaTheme="minorEastAsia" w:hAnsi="Cambria Math"/>
                <w:sz w:val="22"/>
                <w:szCs w:val="22"/>
              </w:rPr>
              <m:t>t</m:t>
            </m:r>
          </m:e>
        </m:d>
        <m:r>
          <m:rPr>
            <m:sty m:val="p"/>
          </m:rPr>
          <w:rPr>
            <w:rFonts w:ascii="Cambria Math" w:eastAsiaTheme="minorEastAsia" w:hAnsi="Cambria Math"/>
            <w:sz w:val="22"/>
            <w:szCs w:val="22"/>
          </w:rPr>
          <m:t>=</m:t>
        </m:r>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sz w:val="22"/>
                    <w:szCs w:val="22"/>
                  </w:rPr>
                </m:ctrlPr>
              </m:dPr>
              <m:e>
                <m:r>
                  <m:rPr>
                    <m:sty m:val="p"/>
                  </m:rPr>
                  <w:rPr>
                    <w:rFonts w:ascii="Cambria Math" w:eastAsiaTheme="minorEastAsia" w:hAnsi="Cambria Math"/>
                    <w:sz w:val="22"/>
                    <w:szCs w:val="22"/>
                  </w:rPr>
                  <m:t>-</m:t>
                </m:r>
                <m:r>
                  <w:rPr>
                    <w:rFonts w:ascii="Cambria Math" w:eastAsiaTheme="minorEastAsia" w:hAnsi="Cambria Math"/>
                    <w:sz w:val="22"/>
                    <w:szCs w:val="22"/>
                  </w:rPr>
                  <m:t>t</m:t>
                </m:r>
              </m:e>
            </m:d>
          </m:e>
        </m:func>
      </m:oMath>
      <w:r w:rsidRPr="00F12F50">
        <w:rPr>
          <w:rFonts w:ascii="Cambria Math" w:eastAsiaTheme="minorEastAsia" w:hAnsi="Cambria Math"/>
          <w:sz w:val="22"/>
          <w:szCs w:val="22"/>
        </w:rPr>
        <w:tab/>
      </w:r>
      <w:r w:rsidRPr="00F12F50">
        <w:rPr>
          <w:rFonts w:ascii="Cambria Math" w:eastAsiaTheme="minorEastAsia" w:hAnsi="Cambria Math"/>
          <w:sz w:val="22"/>
          <w:szCs w:val="22"/>
        </w:rPr>
        <w:tab/>
      </w:r>
      <m:oMath>
        <m:r>
          <w:rPr>
            <w:rFonts w:ascii="Cambria Math" w:eastAsiaTheme="minorEastAsia" w:hAnsi="Cambria Math"/>
            <w:sz w:val="22"/>
            <w:szCs w:val="22"/>
          </w:rPr>
          <m:t>y</m:t>
        </m:r>
        <m:d>
          <m:dPr>
            <m:ctrlPr>
              <w:rPr>
                <w:rFonts w:ascii="Cambria Math" w:eastAsiaTheme="minorEastAsia" w:hAnsi="Cambria Math"/>
                <w:sz w:val="22"/>
                <w:szCs w:val="22"/>
              </w:rPr>
            </m:ctrlPr>
          </m:dPr>
          <m:e>
            <m:r>
              <w:rPr>
                <w:rFonts w:ascii="Cambria Math" w:eastAsiaTheme="minorEastAsia" w:hAnsi="Cambria Math"/>
                <w:sz w:val="22"/>
                <w:szCs w:val="22"/>
              </w:rPr>
              <m:t>t</m:t>
            </m:r>
          </m:e>
        </m:d>
        <m:r>
          <m:rPr>
            <m:sty m:val="p"/>
          </m:rPr>
          <w:rPr>
            <w:rFonts w:ascii="Cambria Math" w:eastAsiaTheme="minorEastAsia" w:hAnsi="Cambria Math"/>
            <w:sz w:val="22"/>
            <w:szCs w:val="22"/>
          </w:rPr>
          <m:t>=</m:t>
        </m:r>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sz w:val="22"/>
                    <w:szCs w:val="22"/>
                  </w:rPr>
                </m:ctrlPr>
              </m:dPr>
              <m:e>
                <m:r>
                  <m:rPr>
                    <m:sty m:val="p"/>
                  </m:rPr>
                  <w:rPr>
                    <w:rFonts w:ascii="Cambria Math" w:eastAsiaTheme="minorEastAsia" w:hAnsi="Cambria Math"/>
                    <w:sz w:val="22"/>
                    <w:szCs w:val="22"/>
                  </w:rPr>
                  <m:t>-</m:t>
                </m:r>
                <m:r>
                  <w:rPr>
                    <w:rFonts w:ascii="Cambria Math" w:eastAsiaTheme="minorEastAsia" w:hAnsi="Cambria Math"/>
                    <w:sz w:val="22"/>
                    <w:szCs w:val="22"/>
                  </w:rPr>
                  <m:t>t</m:t>
                </m:r>
              </m:e>
            </m:d>
          </m:e>
        </m:func>
      </m:oMath>
    </w:p>
    <w:p w14:paraId="202B61E4" w14:textId="77777777" w:rsidR="00F12F50" w:rsidRDefault="00F12F50" w:rsidP="004D7A4F">
      <w:pPr>
        <w:rPr>
          <w:rFonts w:ascii="Cambria Math" w:eastAsiaTheme="minorEastAsia" w:hAnsi="Cambria Math"/>
          <w:sz w:val="22"/>
          <w:szCs w:val="22"/>
        </w:rPr>
      </w:pPr>
    </w:p>
    <w:p w14:paraId="04D9B9AD" w14:textId="33BA7096" w:rsidR="00F12F50" w:rsidRDefault="00F12F50" w:rsidP="004D7A4F">
      <w:pPr>
        <w:rPr>
          <w:rFonts w:ascii="Cambria Math" w:eastAsiaTheme="minorEastAsia" w:hAnsi="Cambria Math"/>
          <w:sz w:val="22"/>
          <w:szCs w:val="22"/>
        </w:rPr>
      </w:pPr>
      <w:r>
        <w:rPr>
          <w:rFonts w:ascii="Cambria Math" w:eastAsiaTheme="minorEastAsia" w:hAnsi="Cambria Math"/>
          <w:sz w:val="22"/>
          <w:szCs w:val="22"/>
        </w:rPr>
        <w:t xml:space="preserve">This is literally describing rotating the opposite direction.  We’re using </w:t>
      </w:r>
      <m:oMath>
        <m:r>
          <w:rPr>
            <w:rFonts w:ascii="Cambria Math" w:eastAsiaTheme="minorEastAsia" w:hAnsi="Cambria Math"/>
            <w:sz w:val="22"/>
            <w:szCs w:val="22"/>
          </w:rPr>
          <m:t>-t</m:t>
        </m:r>
      </m:oMath>
      <w:r>
        <w:rPr>
          <w:rFonts w:ascii="Cambria Math" w:eastAsiaTheme="minorEastAsia" w:hAnsi="Cambria Math"/>
          <w:sz w:val="22"/>
          <w:szCs w:val="22"/>
        </w:rPr>
        <w:t xml:space="preserve"> as the angle we grab the (x, y) coordinates for.  So as </w:t>
      </w:r>
      <w:r>
        <w:rPr>
          <w:rFonts w:ascii="Cambria Math" w:eastAsiaTheme="minorEastAsia" w:hAnsi="Cambria Math"/>
          <w:i/>
          <w:iCs/>
          <w:sz w:val="22"/>
          <w:szCs w:val="22"/>
        </w:rPr>
        <w:t>t</w:t>
      </w:r>
      <w:r>
        <w:rPr>
          <w:rFonts w:ascii="Cambria Math" w:eastAsiaTheme="minorEastAsia" w:hAnsi="Cambria Math"/>
          <w:sz w:val="22"/>
          <w:szCs w:val="22"/>
        </w:rPr>
        <w:t xml:space="preserve"> increases, we’re getting larger and larger negative angles, which is a clockwise rotation.</w:t>
      </w:r>
    </w:p>
    <w:p w14:paraId="03880FF3" w14:textId="77777777" w:rsidR="00F12F50" w:rsidRDefault="00F12F50" w:rsidP="004D7A4F">
      <w:pPr>
        <w:rPr>
          <w:rFonts w:ascii="Cambria Math" w:eastAsiaTheme="minorEastAsia" w:hAnsi="Cambria Math"/>
          <w:sz w:val="22"/>
          <w:szCs w:val="22"/>
        </w:rPr>
      </w:pPr>
    </w:p>
    <w:p w14:paraId="2E72C217" w14:textId="30905233" w:rsidR="00F12F50" w:rsidRPr="00F12F50" w:rsidRDefault="00F12F50" w:rsidP="004D7A4F">
      <w:pPr>
        <w:rPr>
          <w:rFonts w:ascii="Cambria Math" w:eastAsiaTheme="minorEastAsia" w:hAnsi="Cambria Math"/>
          <w:sz w:val="22"/>
          <w:szCs w:val="22"/>
        </w:rPr>
      </w:pPr>
      <w:r>
        <w:rPr>
          <w:rFonts w:ascii="Cambria Math" w:eastAsiaTheme="minorEastAsia" w:hAnsi="Cambria Math"/>
          <w:sz w:val="22"/>
          <w:szCs w:val="22"/>
        </w:rPr>
        <w:lastRenderedPageBreak/>
        <w:t>Of all these approaches, I’ll usually use the last one whenever I need clockwise rotation, since it feels conceptually cleanest.  The others rely on reflecting x or y coordinates.  Approach iv literally describes rotating in the opposite direction so it feels like the most direct way to do what I want.</w:t>
      </w:r>
    </w:p>
    <w:p w14:paraId="05057C65" w14:textId="43932377" w:rsidR="00841191" w:rsidRPr="003C68B2" w:rsidRDefault="00841191" w:rsidP="00841191">
      <w:pPr>
        <w:rPr>
          <w:rFonts w:eastAsiaTheme="minorEastAsia"/>
          <w:sz w:val="22"/>
          <w:szCs w:val="22"/>
        </w:rPr>
      </w:pPr>
      <w:r w:rsidRPr="003C68B2">
        <w:rPr>
          <w:rFonts w:eastAsiaTheme="minorEastAsia"/>
          <w:noProof/>
          <w:sz w:val="22"/>
          <w:szCs w:val="22"/>
        </w:rPr>
        <w:drawing>
          <wp:anchor distT="0" distB="0" distL="114300" distR="114300" simplePos="0" relativeHeight="251656192" behindDoc="0" locked="0" layoutInCell="1" allowOverlap="1" wp14:anchorId="2AE26FCA" wp14:editId="2CE5CBF7">
            <wp:simplePos x="0" y="0"/>
            <wp:positionH relativeFrom="margin">
              <wp:posOffset>4953000</wp:posOffset>
            </wp:positionH>
            <wp:positionV relativeFrom="paragraph">
              <wp:posOffset>180340</wp:posOffset>
            </wp:positionV>
            <wp:extent cx="1428115" cy="2263140"/>
            <wp:effectExtent l="0" t="0" r="635" b="3810"/>
            <wp:wrapSquare wrapText="bothSides"/>
            <wp:docPr id="33295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08330" name=""/>
                    <pic:cNvPicPr/>
                  </pic:nvPicPr>
                  <pic:blipFill>
                    <a:blip r:embed="rId4">
                      <a:extLst>
                        <a:ext uri="{28A0092B-C50C-407E-A947-70E740481C1C}">
                          <a14:useLocalDpi xmlns:a14="http://schemas.microsoft.com/office/drawing/2010/main" val="0"/>
                        </a:ext>
                      </a:extLst>
                    </a:blip>
                    <a:stretch>
                      <a:fillRect/>
                    </a:stretch>
                  </pic:blipFill>
                  <pic:spPr>
                    <a:xfrm>
                      <a:off x="0" y="0"/>
                      <a:ext cx="1428115" cy="2263140"/>
                    </a:xfrm>
                    <a:prstGeom prst="rect">
                      <a:avLst/>
                    </a:prstGeom>
                  </pic:spPr>
                </pic:pic>
              </a:graphicData>
            </a:graphic>
            <wp14:sizeRelH relativeFrom="page">
              <wp14:pctWidth>0</wp14:pctWidth>
            </wp14:sizeRelH>
            <wp14:sizeRelV relativeFrom="page">
              <wp14:pctHeight>0</wp14:pctHeight>
            </wp14:sizeRelV>
          </wp:anchor>
        </w:drawing>
      </w:r>
      <w:r w:rsidR="004D7A4F">
        <w:rPr>
          <w:rFonts w:eastAsiaTheme="minorEastAsia"/>
          <w:sz w:val="22"/>
          <w:szCs w:val="22"/>
        </w:rPr>
        <w:t>4</w:t>
      </w:r>
      <w:r w:rsidRPr="003C68B2">
        <w:rPr>
          <w:rFonts w:eastAsiaTheme="minorEastAsia"/>
          <w:sz w:val="22"/>
          <w:szCs w:val="22"/>
        </w:rPr>
        <w:t>).  [P/C]</w:t>
      </w:r>
    </w:p>
    <w:p w14:paraId="3E81E098" w14:textId="77777777" w:rsidR="00841191" w:rsidRDefault="00841191" w:rsidP="00841191">
      <w:pPr>
        <w:rPr>
          <w:rFonts w:eastAsiaTheme="minorEastAsia"/>
          <w:sz w:val="22"/>
          <w:szCs w:val="22"/>
        </w:rPr>
      </w:pPr>
      <w:r w:rsidRPr="003C68B2">
        <w:rPr>
          <w:rFonts w:eastAsiaTheme="minorEastAsia"/>
          <w:sz w:val="22"/>
          <w:szCs w:val="22"/>
        </w:rPr>
        <w:t>a).  Give a set of parametric equations for this path (any movement is fine).</w:t>
      </w:r>
    </w:p>
    <w:p w14:paraId="58D99001" w14:textId="179AB3A3" w:rsidR="006331A9" w:rsidRDefault="006331A9" w:rsidP="00841191">
      <w:pPr>
        <w:rPr>
          <w:rFonts w:eastAsiaTheme="minorEastAsia"/>
          <w:sz w:val="22"/>
          <w:szCs w:val="22"/>
        </w:rPr>
      </w:pPr>
      <w:r>
        <w:rPr>
          <w:rFonts w:eastAsiaTheme="minorEastAsia"/>
          <w:sz w:val="22"/>
          <w:szCs w:val="22"/>
        </w:rPr>
        <w:t xml:space="preserve">Here the center is at </w:t>
      </w:r>
      <m:oMath>
        <m:r>
          <w:rPr>
            <w:rFonts w:ascii="Cambria Math" w:eastAsiaTheme="minorEastAsia" w:hAnsi="Cambria Math"/>
            <w:sz w:val="22"/>
            <w:szCs w:val="22"/>
          </w:rPr>
          <m:t>(-2, 1)</m:t>
        </m:r>
      </m:oMath>
      <w:r>
        <w:rPr>
          <w:rFonts w:eastAsiaTheme="minorEastAsia"/>
          <w:sz w:val="22"/>
          <w:szCs w:val="22"/>
        </w:rPr>
        <w:t>.  We also need to figure out how much the circle was scaled vertically and horizontally.  Before scaling, the vertical radius was 1.  Now it’s 5 (the distance from the center at height 1 to the top at 6).  The horizontal “radius” is 3.  That gives us:</w:t>
      </w:r>
    </w:p>
    <w:p w14:paraId="7A7B8369" w14:textId="77777777" w:rsidR="006331A9" w:rsidRDefault="006331A9" w:rsidP="00841191">
      <w:pPr>
        <w:rPr>
          <w:rFonts w:eastAsiaTheme="minorEastAsia"/>
          <w:sz w:val="22"/>
          <w:szCs w:val="22"/>
        </w:rPr>
      </w:pPr>
      <m:oMath>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=5⋅</m:t>
        </m:r>
        <m:r>
          <m:rPr>
            <m:sty m:val="p"/>
          </m:rPr>
          <w:rPr>
            <w:rFonts w:ascii="Cambria Math" w:hAnsi="Cambria Math"/>
            <w:sz w:val="22"/>
            <w:szCs w:val="22"/>
          </w:rPr>
          <m:t>sin</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+1</m:t>
        </m:r>
      </m:oMath>
      <w:r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=3⋅</m:t>
        </m:r>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cos</m:t>
            </m:r>
            <m:ctrlPr>
              <w:rPr>
                <w:rFonts w:ascii="Cambria Math" w:eastAsiaTheme="minorEastAsia" w:hAnsi="Cambria Math"/>
                <w:i/>
                <w:sz w:val="22"/>
                <w:szCs w:val="22"/>
              </w:rPr>
            </m:ctrlPr>
          </m:fName>
          <m:e>
            <m:d>
              <m:dPr>
                <m:ctrlPr>
                  <w:rPr>
                    <w:rFonts w:ascii="Cambria Math" w:eastAsiaTheme="minorEastAsia" w:hAnsi="Cambria Math"/>
                    <w:i/>
                    <w:sz w:val="22"/>
                    <w:szCs w:val="22"/>
                  </w:rPr>
                </m:ctrlPr>
              </m:dPr>
              <m:e>
                <m:r>
                  <w:rPr>
                    <w:rFonts w:ascii="Cambria Math" w:eastAsiaTheme="minorEastAsia" w:hAnsi="Cambria Math"/>
                    <w:sz w:val="22"/>
                    <w:szCs w:val="22"/>
                  </w:rPr>
                  <m:t>t</m:t>
                </m:r>
              </m:e>
            </m:d>
          </m:e>
        </m:func>
        <m:r>
          <w:rPr>
            <w:rFonts w:ascii="Cambria Math" w:eastAsiaTheme="minorEastAsia" w:hAnsi="Cambria Math"/>
            <w:sz w:val="22"/>
            <w:szCs w:val="22"/>
          </w:rPr>
          <m:t>-2</m:t>
        </m:r>
      </m:oMath>
      <w:r w:rsidRPr="003C68B2">
        <w:rPr>
          <w:rFonts w:eastAsiaTheme="minorEastAsia"/>
          <w:sz w:val="22"/>
          <w:szCs w:val="22"/>
        </w:rPr>
        <w:t xml:space="preserve"> </w:t>
      </w:r>
    </w:p>
    <w:p w14:paraId="17920003" w14:textId="77777777" w:rsidR="00841191" w:rsidRDefault="00841191" w:rsidP="00841191">
      <w:pPr>
        <w:rPr>
          <w:rFonts w:eastAsiaTheme="minorEastAsia"/>
          <w:sz w:val="22"/>
          <w:szCs w:val="22"/>
        </w:rPr>
      </w:pPr>
      <w:r w:rsidRPr="003C68B2">
        <w:rPr>
          <w:rFonts w:eastAsiaTheme="minorEastAsia"/>
          <w:sz w:val="22"/>
          <w:szCs w:val="22"/>
        </w:rPr>
        <w:t xml:space="preserve">b).  Give a different set of parametric equations for this path for which the point starts somewhere else at </w:t>
      </w:r>
      <m:oMath>
        <m:r>
          <w:rPr>
            <w:rFonts w:ascii="Cambria Math" w:eastAsiaTheme="minorEastAsia" w:hAnsi="Cambria Math"/>
            <w:sz w:val="22"/>
            <w:szCs w:val="22"/>
          </w:rPr>
          <m:t>t=0</m:t>
        </m:r>
      </m:oMath>
      <w:r w:rsidRPr="003C68B2">
        <w:rPr>
          <w:rFonts w:eastAsiaTheme="minorEastAsia"/>
          <w:sz w:val="22"/>
          <w:szCs w:val="22"/>
        </w:rPr>
        <w:t xml:space="preserve"> and moves in a different speed or direction around the ellipse.</w:t>
      </w:r>
    </w:p>
    <w:p w14:paraId="347A6AD2" w14:textId="77777777" w:rsidR="00C84A34" w:rsidRDefault="00C84A34" w:rsidP="00C84A34">
      <w:pPr>
        <w:rPr>
          <w:rFonts w:eastAsiaTheme="minorEastAsia"/>
          <w:sz w:val="22"/>
          <w:szCs w:val="22"/>
        </w:rPr>
      </w:pPr>
      <w:r>
        <w:rPr>
          <w:rFonts w:eastAsiaTheme="minorEastAsia"/>
          <w:sz w:val="22"/>
          <w:szCs w:val="22"/>
        </w:rPr>
        <w:t>Clearly lots of answers work here.  Here’s now I think about mine.</w:t>
      </w:r>
    </w:p>
    <w:p w14:paraId="6B6228D9" w14:textId="6F51E992" w:rsidR="00C84A34" w:rsidRDefault="00C84A34" w:rsidP="00C84A34">
      <w:pPr>
        <w:rPr>
          <w:rFonts w:eastAsiaTheme="minorEastAsia"/>
          <w:sz w:val="22"/>
          <w:szCs w:val="22"/>
        </w:rPr>
      </w:pPr>
      <w:r>
        <w:rPr>
          <w:rFonts w:eastAsiaTheme="minorEastAsia"/>
          <w:sz w:val="22"/>
          <w:szCs w:val="22"/>
        </w:rPr>
        <w:t xml:space="preserve">Right now the angle we use to get (x, y) coordinates is just t.  If </w:t>
      </w:r>
      <m:oMath>
        <m:r>
          <w:rPr>
            <w:rFonts w:ascii="Cambria Math" w:eastAsiaTheme="minorEastAsia" w:hAnsi="Cambria Math"/>
            <w:sz w:val="22"/>
            <w:szCs w:val="22"/>
          </w:rPr>
          <m:t>t=0</m:t>
        </m:r>
      </m:oMath>
      <w:r>
        <w:rPr>
          <w:rFonts w:eastAsiaTheme="minorEastAsia"/>
          <w:sz w:val="22"/>
          <w:szCs w:val="22"/>
        </w:rPr>
        <w:t xml:space="preserve"> we’re thinking of a point at an angle of 0.  What if we use </w:t>
      </w:r>
      <m:oMath>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r>
          <w:rPr>
            <w:rFonts w:ascii="Cambria Math" w:eastAsiaTheme="minorEastAsia" w:hAnsi="Cambria Math"/>
            <w:sz w:val="22"/>
            <w:szCs w:val="22"/>
          </w:rPr>
          <m:t>-t</m:t>
        </m:r>
      </m:oMath>
      <w:r>
        <w:rPr>
          <w:rFonts w:eastAsiaTheme="minorEastAsia"/>
          <w:sz w:val="22"/>
          <w:szCs w:val="22"/>
        </w:rPr>
        <w:t xml:space="preserve"> as our angle, like this:  </w:t>
      </w:r>
      <m:oMath>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=5⋅</m:t>
        </m:r>
        <m:r>
          <m:rPr>
            <m:sty m:val="p"/>
          </m:rPr>
          <w:rPr>
            <w:rFonts w:ascii="Cambria Math" w:hAnsi="Cambria Math"/>
            <w:sz w:val="22"/>
            <w:szCs w:val="22"/>
          </w:rPr>
          <m:t>sin</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π</m:t>
                </m:r>
              </m:num>
              <m:den>
                <m:r>
                  <w:rPr>
                    <w:rFonts w:ascii="Cambria Math" w:hAnsi="Cambria Math"/>
                    <w:sz w:val="22"/>
                    <w:szCs w:val="22"/>
                  </w:rPr>
                  <m:t>2</m:t>
                </m:r>
              </m:den>
            </m:f>
            <m:r>
              <w:rPr>
                <w:rFonts w:ascii="Cambria Math" w:hAnsi="Cambria Math"/>
                <w:sz w:val="22"/>
                <w:szCs w:val="22"/>
              </w:rPr>
              <m:t>-t</m:t>
            </m:r>
          </m:e>
        </m:d>
        <m:r>
          <w:rPr>
            <w:rFonts w:ascii="Cambria Math" w:hAnsi="Cambria Math"/>
            <w:sz w:val="22"/>
            <w:szCs w:val="22"/>
          </w:rPr>
          <m:t>+1</m:t>
        </m:r>
      </m:oMath>
      <w:r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=3⋅</m:t>
        </m:r>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cos</m:t>
            </m:r>
            <m:ctrlPr>
              <w:rPr>
                <w:rFonts w:ascii="Cambria Math" w:eastAsiaTheme="minorEastAsia" w:hAnsi="Cambria Math"/>
                <w:i/>
                <w:sz w:val="22"/>
                <w:szCs w:val="22"/>
              </w:rPr>
            </m:ctrlPr>
          </m:fName>
          <m:e>
            <m:d>
              <m:dPr>
                <m:ctrlPr>
                  <w:rPr>
                    <w:rFonts w:ascii="Cambria Math" w:eastAsiaTheme="minorEastAsia" w:hAnsi="Cambria Math"/>
                    <w:i/>
                    <w:sz w:val="22"/>
                    <w:szCs w:val="22"/>
                  </w:rPr>
                </m:ctrlPr>
              </m:dPr>
              <m:e>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r>
                  <w:rPr>
                    <w:rFonts w:ascii="Cambria Math" w:eastAsiaTheme="minorEastAsia" w:hAnsi="Cambria Math"/>
                    <w:sz w:val="22"/>
                    <w:szCs w:val="22"/>
                  </w:rPr>
                  <m:t>-t</m:t>
                </m:r>
              </m:e>
            </m:d>
          </m:e>
        </m:func>
        <m:r>
          <w:rPr>
            <w:rFonts w:ascii="Cambria Math" w:eastAsiaTheme="minorEastAsia" w:hAnsi="Cambria Math"/>
            <w:sz w:val="22"/>
            <w:szCs w:val="22"/>
          </w:rPr>
          <m:t>-2</m:t>
        </m:r>
      </m:oMath>
      <w:r w:rsidRPr="003C68B2">
        <w:rPr>
          <w:rFonts w:eastAsiaTheme="minorEastAsia"/>
          <w:sz w:val="22"/>
          <w:szCs w:val="22"/>
        </w:rPr>
        <w:t xml:space="preserve"> </w:t>
      </w:r>
    </w:p>
    <w:p w14:paraId="1ED49CAF" w14:textId="598B284D" w:rsidR="00C84A34" w:rsidRDefault="00C84A34" w:rsidP="00C84A34">
      <w:pPr>
        <w:rPr>
          <w:rFonts w:eastAsiaTheme="minorEastAsia"/>
          <w:sz w:val="22"/>
          <w:szCs w:val="22"/>
        </w:rPr>
      </w:pPr>
      <w:r>
        <w:rPr>
          <w:rFonts w:eastAsiaTheme="minorEastAsia"/>
          <w:sz w:val="22"/>
          <w:szCs w:val="22"/>
        </w:rPr>
        <w:t xml:space="preserve">Now at </w:t>
      </w:r>
      <m:oMath>
        <m:r>
          <w:rPr>
            <w:rFonts w:ascii="Cambria Math" w:eastAsiaTheme="minorEastAsia" w:hAnsi="Cambria Math"/>
            <w:sz w:val="22"/>
            <w:szCs w:val="22"/>
          </w:rPr>
          <m:t>t=0</m:t>
        </m:r>
      </m:oMath>
      <w:r>
        <w:rPr>
          <w:rFonts w:eastAsiaTheme="minorEastAsia"/>
          <w:sz w:val="22"/>
          <w:szCs w:val="22"/>
        </w:rPr>
        <w:t xml:space="preserve">, the angle is straight up, so the point will start at the top of the ellipse.  As </w:t>
      </w:r>
      <w:r>
        <w:rPr>
          <w:rFonts w:eastAsiaTheme="minorEastAsia"/>
          <w:i/>
          <w:iCs/>
          <w:sz w:val="22"/>
          <w:szCs w:val="22"/>
        </w:rPr>
        <w:t>t</w:t>
      </w:r>
      <w:r>
        <w:rPr>
          <w:rFonts w:eastAsiaTheme="minorEastAsia"/>
          <w:sz w:val="22"/>
          <w:szCs w:val="22"/>
        </w:rPr>
        <w:t xml:space="preserve"> increases, </w:t>
      </w:r>
      <m:oMath>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r>
          <w:rPr>
            <w:rFonts w:ascii="Cambria Math" w:eastAsiaTheme="minorEastAsia" w:hAnsi="Cambria Math"/>
            <w:sz w:val="22"/>
            <w:szCs w:val="22"/>
          </w:rPr>
          <m:t>-t</m:t>
        </m:r>
      </m:oMath>
      <w:r>
        <w:rPr>
          <w:rFonts w:eastAsiaTheme="minorEastAsia"/>
          <w:sz w:val="22"/>
          <w:szCs w:val="22"/>
        </w:rPr>
        <w:t xml:space="preserve"> will </w:t>
      </w:r>
      <w:r>
        <w:rPr>
          <w:rFonts w:eastAsiaTheme="minorEastAsia"/>
          <w:i/>
          <w:iCs/>
          <w:sz w:val="22"/>
          <w:szCs w:val="22"/>
        </w:rPr>
        <w:t>decrease</w:t>
      </w:r>
      <w:r>
        <w:rPr>
          <w:rFonts w:eastAsiaTheme="minorEastAsia"/>
          <w:sz w:val="22"/>
          <w:szCs w:val="22"/>
        </w:rPr>
        <w:t>, meaning the angle will decrease, so the point will rotate clockwise (the other direction from before).</w:t>
      </w:r>
    </w:p>
    <w:p w14:paraId="34BD3571" w14:textId="1C77C8FB" w:rsidR="00C84A34" w:rsidRPr="00C84A34" w:rsidRDefault="00C84A34" w:rsidP="00C84A34">
      <w:pPr>
        <w:rPr>
          <w:rFonts w:eastAsiaTheme="minorEastAsia"/>
          <w:sz w:val="22"/>
          <w:szCs w:val="22"/>
        </w:rPr>
      </w:pPr>
      <w:r>
        <w:rPr>
          <w:rFonts w:eastAsiaTheme="minorEastAsia"/>
          <w:sz w:val="22"/>
          <w:szCs w:val="22"/>
        </w:rPr>
        <w:t>You can use this idea to start the point at whatever angle you want, and control how the angle changes (increase or decrease, how fast it changes, etc.).</w:t>
      </w:r>
    </w:p>
    <w:p w14:paraId="57172FEE" w14:textId="77777777" w:rsidR="00841191" w:rsidRDefault="00841191" w:rsidP="00841191">
      <w:pPr>
        <w:rPr>
          <w:rFonts w:eastAsiaTheme="minorEastAsia"/>
          <w:sz w:val="22"/>
          <w:szCs w:val="22"/>
        </w:rPr>
      </w:pPr>
      <w:r w:rsidRPr="003C68B2">
        <w:rPr>
          <w:rFonts w:eastAsiaTheme="minorEastAsia"/>
          <w:sz w:val="22"/>
          <w:szCs w:val="22"/>
        </w:rPr>
        <w:t>c).  Explain what parts of your equation from part b affect the shape of the path, which parts affect the motion, and why each part affects the aspect it does.  (In other words, why does the part affecting the motion NOT affect the shape and vice versa).</w:t>
      </w:r>
    </w:p>
    <w:p w14:paraId="2F96AA2F" w14:textId="2028642D" w:rsidR="00841191" w:rsidRDefault="00C84A34" w:rsidP="00841191">
      <w:pPr>
        <w:rPr>
          <w:rFonts w:eastAsiaTheme="minorEastAsia"/>
          <w:sz w:val="22"/>
          <w:szCs w:val="22"/>
        </w:rPr>
      </w:pPr>
      <m:oMath>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=5⋅</m:t>
        </m:r>
        <m:r>
          <m:rPr>
            <m:sty m:val="p"/>
          </m:rPr>
          <w:rPr>
            <w:rFonts w:ascii="Cambria Math" w:hAnsi="Cambria Math"/>
            <w:sz w:val="22"/>
            <w:szCs w:val="22"/>
          </w:rPr>
          <m:t>sin</m:t>
        </m:r>
        <m:d>
          <m:dPr>
            <m:ctrlPr>
              <w:rPr>
                <w:rFonts w:ascii="Cambria Math" w:hAnsi="Cambria Math"/>
                <w:i/>
                <w:sz w:val="22"/>
                <w:szCs w:val="22"/>
              </w:rPr>
            </m:ctrlPr>
          </m:dPr>
          <m:e>
            <m:f>
              <m:fPr>
                <m:ctrlPr>
                  <w:rPr>
                    <w:rFonts w:ascii="Cambria Math" w:hAnsi="Cambria Math"/>
                    <w:b/>
                    <w:bCs/>
                    <w:i/>
                    <w:sz w:val="22"/>
                    <w:szCs w:val="22"/>
                  </w:rPr>
                </m:ctrlPr>
              </m:fPr>
              <m:num>
                <m:r>
                  <m:rPr>
                    <m:sty m:val="bi"/>
                  </m:rPr>
                  <w:rPr>
                    <w:rFonts w:ascii="Cambria Math" w:hAnsi="Cambria Math"/>
                    <w:sz w:val="22"/>
                    <w:szCs w:val="22"/>
                  </w:rPr>
                  <m:t>π</m:t>
                </m:r>
              </m:num>
              <m:den>
                <m:r>
                  <m:rPr>
                    <m:sty m:val="bi"/>
                  </m:rPr>
                  <w:rPr>
                    <w:rFonts w:ascii="Cambria Math" w:hAnsi="Cambria Math"/>
                    <w:sz w:val="22"/>
                    <w:szCs w:val="22"/>
                  </w:rPr>
                  <m:t>2</m:t>
                </m:r>
              </m:den>
            </m:f>
            <m:r>
              <m:rPr>
                <m:sty m:val="bi"/>
              </m:rPr>
              <w:rPr>
                <w:rFonts w:ascii="Cambria Math" w:hAnsi="Cambria Math"/>
                <w:sz w:val="22"/>
                <w:szCs w:val="22"/>
              </w:rPr>
              <m:t>-t</m:t>
            </m:r>
          </m:e>
        </m:d>
        <m:r>
          <w:rPr>
            <w:rFonts w:ascii="Cambria Math" w:hAnsi="Cambria Math"/>
            <w:sz w:val="22"/>
            <w:szCs w:val="22"/>
          </w:rPr>
          <m:t>+1</m:t>
        </m:r>
      </m:oMath>
      <w:r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=3⋅</m:t>
        </m:r>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cos</m:t>
            </m:r>
            <m:ctrlPr>
              <w:rPr>
                <w:rFonts w:ascii="Cambria Math" w:eastAsiaTheme="minorEastAsia" w:hAnsi="Cambria Math"/>
                <w:i/>
                <w:sz w:val="22"/>
                <w:szCs w:val="22"/>
              </w:rPr>
            </m:ctrlPr>
          </m:fName>
          <m:e>
            <m:d>
              <m:dPr>
                <m:ctrlPr>
                  <w:rPr>
                    <w:rFonts w:ascii="Cambria Math" w:eastAsiaTheme="minorEastAsia" w:hAnsi="Cambria Math"/>
                    <w:i/>
                    <w:sz w:val="22"/>
                    <w:szCs w:val="22"/>
                  </w:rPr>
                </m:ctrlPr>
              </m:dPr>
              <m:e>
                <m:f>
                  <m:fPr>
                    <m:ctrlPr>
                      <w:rPr>
                        <w:rFonts w:ascii="Cambria Math" w:eastAsiaTheme="minorEastAsia" w:hAnsi="Cambria Math"/>
                        <w:b/>
                        <w:bCs/>
                        <w:i/>
                        <w:sz w:val="22"/>
                        <w:szCs w:val="22"/>
                      </w:rPr>
                    </m:ctrlPr>
                  </m:fPr>
                  <m:num>
                    <m:r>
                      <m:rPr>
                        <m:sty m:val="bi"/>
                      </m:rPr>
                      <w:rPr>
                        <w:rFonts w:ascii="Cambria Math" w:eastAsiaTheme="minorEastAsia" w:hAnsi="Cambria Math"/>
                        <w:sz w:val="22"/>
                        <w:szCs w:val="22"/>
                      </w:rPr>
                      <m:t>π</m:t>
                    </m:r>
                  </m:num>
                  <m:den>
                    <m:r>
                      <m:rPr>
                        <m:sty m:val="bi"/>
                      </m:rPr>
                      <w:rPr>
                        <w:rFonts w:ascii="Cambria Math" w:eastAsiaTheme="minorEastAsia" w:hAnsi="Cambria Math"/>
                        <w:sz w:val="22"/>
                        <w:szCs w:val="22"/>
                      </w:rPr>
                      <m:t>2</m:t>
                    </m:r>
                  </m:den>
                </m:f>
                <m:r>
                  <m:rPr>
                    <m:sty m:val="bi"/>
                  </m:rPr>
                  <w:rPr>
                    <w:rFonts w:ascii="Cambria Math" w:eastAsiaTheme="minorEastAsia" w:hAnsi="Cambria Math"/>
                    <w:sz w:val="22"/>
                    <w:szCs w:val="22"/>
                  </w:rPr>
                  <m:t>-t</m:t>
                </m:r>
              </m:e>
            </m:d>
          </m:e>
        </m:func>
        <m:r>
          <w:rPr>
            <w:rFonts w:ascii="Cambria Math" w:eastAsiaTheme="minorEastAsia" w:hAnsi="Cambria Math"/>
            <w:sz w:val="22"/>
            <w:szCs w:val="22"/>
          </w:rPr>
          <m:t>-2</m:t>
        </m:r>
      </m:oMath>
    </w:p>
    <w:p w14:paraId="24667516" w14:textId="2151AB1D" w:rsidR="00C84A34" w:rsidRDefault="00C84A34" w:rsidP="00841191">
      <w:pPr>
        <w:rPr>
          <w:rFonts w:eastAsiaTheme="minorEastAsia"/>
          <w:sz w:val="22"/>
          <w:szCs w:val="22"/>
        </w:rPr>
      </w:pPr>
      <w:r>
        <w:rPr>
          <w:rFonts w:eastAsiaTheme="minorEastAsia"/>
          <w:sz w:val="22"/>
          <w:szCs w:val="22"/>
        </w:rPr>
        <w:t xml:space="preserve">The shape of the path is everything </w:t>
      </w:r>
      <w:r>
        <w:rPr>
          <w:rFonts w:eastAsiaTheme="minorEastAsia"/>
          <w:i/>
          <w:iCs/>
          <w:sz w:val="22"/>
          <w:szCs w:val="22"/>
        </w:rPr>
        <w:t>outside</w:t>
      </w:r>
      <w:r>
        <w:rPr>
          <w:rFonts w:eastAsiaTheme="minorEastAsia"/>
          <w:sz w:val="22"/>
          <w:szCs w:val="22"/>
        </w:rPr>
        <w:t xml:space="preserve"> the sine and cosine functions.  It’s as if we’d said this:</w:t>
      </w:r>
    </w:p>
    <w:p w14:paraId="03254F97" w14:textId="2C6C8C91" w:rsidR="00C84A34" w:rsidRDefault="00C84A34" w:rsidP="00841191">
      <w:pPr>
        <w:rPr>
          <w:rFonts w:eastAsiaTheme="minorEastAsia"/>
          <w:sz w:val="22"/>
          <w:szCs w:val="22"/>
        </w:rPr>
      </w:pPr>
      <w:r>
        <w:rPr>
          <w:rFonts w:eastAsiaTheme="minorEastAsia"/>
          <w:sz w:val="22"/>
          <w:szCs w:val="22"/>
        </w:rPr>
        <w:tab/>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=5⋅</m:t>
        </m:r>
        <m:d>
          <m:dPr>
            <m:ctrlPr>
              <w:rPr>
                <w:rFonts w:ascii="Cambria Math" w:eastAsiaTheme="minorEastAsia" w:hAnsi="Cambria Math"/>
                <w:i/>
                <w:sz w:val="22"/>
                <w:szCs w:val="22"/>
              </w:rPr>
            </m:ctrlPr>
          </m:dPr>
          <m:e>
            <m:r>
              <w:rPr>
                <w:rFonts w:ascii="Cambria Math" w:eastAsiaTheme="minorEastAsia" w:hAnsi="Cambria Math"/>
                <w:sz w:val="22"/>
                <w:szCs w:val="22"/>
              </w:rPr>
              <m:t>x-coordinate</m:t>
            </m:r>
          </m:e>
        </m:d>
        <m:r>
          <w:rPr>
            <w:rFonts w:ascii="Cambria Math" w:eastAsiaTheme="minorEastAsia" w:hAnsi="Cambria Math"/>
            <w:sz w:val="22"/>
            <w:szCs w:val="22"/>
          </w:rPr>
          <m:t>+1</m:t>
        </m:r>
      </m:oMath>
      <w:r>
        <w:rPr>
          <w:rFonts w:eastAsiaTheme="minorEastAsia"/>
          <w:sz w:val="22"/>
          <w:szCs w:val="22"/>
        </w:rPr>
        <w:tab/>
      </w:r>
      <m:oMath>
        <m:r>
          <w:rPr>
            <w:rFonts w:ascii="Cambria Math" w:eastAsiaTheme="minorEastAsia" w:hAnsi="Cambria Math"/>
            <w:sz w:val="22"/>
            <w:szCs w:val="22"/>
          </w:rPr>
          <m:t>y=3</m:t>
        </m:r>
        <m:d>
          <m:dPr>
            <m:ctrlPr>
              <w:rPr>
                <w:rFonts w:ascii="Cambria Math" w:eastAsiaTheme="minorEastAsia" w:hAnsi="Cambria Math"/>
                <w:i/>
                <w:sz w:val="22"/>
                <w:szCs w:val="22"/>
              </w:rPr>
            </m:ctrlPr>
          </m:dPr>
          <m:e>
            <m:r>
              <w:rPr>
                <w:rFonts w:ascii="Cambria Math" w:eastAsiaTheme="minorEastAsia" w:hAnsi="Cambria Math"/>
                <w:sz w:val="22"/>
                <w:szCs w:val="22"/>
              </w:rPr>
              <m:t>y-coordinate</m:t>
            </m:r>
          </m:e>
        </m:d>
        <m:r>
          <w:rPr>
            <w:rFonts w:ascii="Cambria Math" w:eastAsiaTheme="minorEastAsia" w:hAnsi="Cambria Math"/>
            <w:sz w:val="22"/>
            <w:szCs w:val="22"/>
          </w:rPr>
          <m:t>-2</m:t>
        </m:r>
      </m:oMath>
    </w:p>
    <w:p w14:paraId="28693505" w14:textId="6A05FBE4" w:rsidR="00C84A34" w:rsidRDefault="00C84A34" w:rsidP="00841191">
      <w:pPr>
        <w:rPr>
          <w:rFonts w:eastAsiaTheme="minorEastAsia"/>
          <w:sz w:val="22"/>
          <w:szCs w:val="22"/>
        </w:rPr>
      </w:pPr>
      <w:r>
        <w:rPr>
          <w:rFonts w:eastAsiaTheme="minorEastAsia"/>
          <w:sz w:val="22"/>
          <w:szCs w:val="22"/>
        </w:rPr>
        <w:t>That stretches and shifts the x and y coordinates to create the shape you want.</w:t>
      </w:r>
    </w:p>
    <w:p w14:paraId="656666AF" w14:textId="1B978C26" w:rsidR="00C84A34" w:rsidRPr="00C84A34" w:rsidRDefault="00C84A34" w:rsidP="00841191">
      <w:pPr>
        <w:rPr>
          <w:rFonts w:eastAsiaTheme="minorEastAsia"/>
          <w:sz w:val="22"/>
          <w:szCs w:val="22"/>
        </w:rPr>
      </w:pPr>
      <w:r>
        <w:rPr>
          <w:rFonts w:eastAsiaTheme="minorEastAsia"/>
          <w:sz w:val="22"/>
          <w:szCs w:val="22"/>
        </w:rPr>
        <w:t xml:space="preserve">Everything </w:t>
      </w:r>
      <w:r>
        <w:rPr>
          <w:rFonts w:eastAsiaTheme="minorEastAsia"/>
          <w:i/>
          <w:iCs/>
          <w:sz w:val="22"/>
          <w:szCs w:val="22"/>
        </w:rPr>
        <w:t>inside</w:t>
      </w:r>
      <w:r>
        <w:rPr>
          <w:rFonts w:eastAsiaTheme="minorEastAsia"/>
          <w:sz w:val="22"/>
          <w:szCs w:val="22"/>
        </w:rPr>
        <w:t xml:space="preserve"> the sine and cosine functions affect the movement, because that’s what determines how the angle changes with time, and the angle is what determines the x and y coordinates that then get stretched and shifted.  So:  </w:t>
      </w:r>
      <m:oMath>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r>
          <w:rPr>
            <w:rFonts w:ascii="Cambria Math" w:eastAsiaTheme="minorEastAsia" w:hAnsi="Cambria Math"/>
            <w:sz w:val="22"/>
            <w:szCs w:val="22"/>
          </w:rPr>
          <m:t>-t</m:t>
        </m:r>
      </m:oMath>
      <w:r>
        <w:rPr>
          <w:rFonts w:eastAsiaTheme="minorEastAsia"/>
          <w:sz w:val="22"/>
          <w:szCs w:val="22"/>
        </w:rPr>
        <w:t xml:space="preserve"> is the part that controls the movement.</w:t>
      </w:r>
    </w:p>
    <w:p w14:paraId="2D74B960" w14:textId="77777777" w:rsidR="00C84A34" w:rsidRDefault="00C84A34">
      <w:pPr>
        <w:rPr>
          <w:rFonts w:eastAsiaTheme="minorEastAsia"/>
          <w:sz w:val="22"/>
          <w:szCs w:val="22"/>
        </w:rPr>
      </w:pPr>
      <w:r>
        <w:rPr>
          <w:rFonts w:eastAsiaTheme="minorEastAsia"/>
          <w:sz w:val="22"/>
          <w:szCs w:val="22"/>
        </w:rPr>
        <w:br w:type="page"/>
      </w:r>
    </w:p>
    <w:p w14:paraId="420B960E" w14:textId="3EC048D9" w:rsidR="00841191" w:rsidRPr="003C68B2" w:rsidRDefault="004068E7" w:rsidP="00841191">
      <w:pPr>
        <w:rPr>
          <w:rFonts w:eastAsiaTheme="minorEastAsia"/>
          <w:sz w:val="22"/>
          <w:szCs w:val="22"/>
        </w:rPr>
      </w:pPr>
      <w:r>
        <w:rPr>
          <w:rFonts w:eastAsiaTheme="minorEastAsia"/>
          <w:sz w:val="22"/>
          <w:szCs w:val="22"/>
        </w:rPr>
        <w:lastRenderedPageBreak/>
        <w:t>5</w:t>
      </w:r>
      <w:r w:rsidR="00841191" w:rsidRPr="003C68B2">
        <w:rPr>
          <w:rFonts w:eastAsiaTheme="minorEastAsia"/>
          <w:sz w:val="22"/>
          <w:szCs w:val="22"/>
        </w:rPr>
        <w:t>).  [C]  What’s the maximum and minimum x</w:t>
      </w:r>
      <w:r w:rsidR="00841191">
        <w:rPr>
          <w:rFonts w:eastAsiaTheme="minorEastAsia"/>
          <w:sz w:val="22"/>
          <w:szCs w:val="22"/>
        </w:rPr>
        <w:t>-</w:t>
      </w:r>
      <w:r w:rsidR="00841191" w:rsidRPr="003C68B2">
        <w:rPr>
          <w:rFonts w:eastAsiaTheme="minorEastAsia"/>
          <w:sz w:val="22"/>
          <w:szCs w:val="22"/>
        </w:rPr>
        <w:t>value and y-value on the path defined by:</w:t>
      </w:r>
    </w:p>
    <w:p w14:paraId="51886DC7" w14:textId="77777777" w:rsidR="00841191" w:rsidRPr="003C68B2" w:rsidRDefault="00841191" w:rsidP="00841191">
      <w:pPr>
        <w:ind w:left="720"/>
        <w:rPr>
          <w:rFonts w:eastAsiaTheme="minorEastAsia"/>
          <w:sz w:val="22"/>
          <w:szCs w:val="22"/>
        </w:rPr>
      </w:pPr>
      <m:oMathPara>
        <m:oMathParaPr>
          <m:jc m:val="left"/>
        </m:oMathParaP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=5-</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sSup>
                    <m:sSupPr>
                      <m:ctrlPr>
                        <w:rPr>
                          <w:rFonts w:ascii="Cambria Math" w:eastAsiaTheme="minorEastAsia" w:hAnsi="Cambria Math"/>
                          <w:i/>
                          <w:sz w:val="22"/>
                          <w:szCs w:val="22"/>
                        </w:rPr>
                      </m:ctrlPr>
                    </m:sSupPr>
                    <m:e>
                      <m:r>
                        <w:rPr>
                          <w:rFonts w:ascii="Cambria Math" w:eastAsiaTheme="minorEastAsia" w:hAnsi="Cambria Math"/>
                          <w:sz w:val="22"/>
                          <w:szCs w:val="22"/>
                        </w:rPr>
                        <m:t>t</m:t>
                      </m:r>
                    </m:e>
                    <m:sup>
                      <m:r>
                        <w:rPr>
                          <w:rFonts w:ascii="Cambria Math" w:eastAsiaTheme="minorEastAsia" w:hAnsi="Cambria Math"/>
                          <w:sz w:val="22"/>
                          <w:szCs w:val="22"/>
                        </w:rPr>
                        <m:t>2</m:t>
                      </m:r>
                    </m:sup>
                  </m:sSup>
                  <m:r>
                    <w:rPr>
                      <w:rFonts w:ascii="Cambria Math" w:eastAsiaTheme="minorEastAsia" w:hAnsi="Cambria Math"/>
                      <w:sz w:val="22"/>
                      <w:szCs w:val="22"/>
                    </w:rPr>
                    <m:t>-1</m:t>
                  </m:r>
                </m:e>
              </m:d>
            </m:e>
          </m:func>
        </m:oMath>
      </m:oMathPara>
    </w:p>
    <w:p w14:paraId="79E84B33" w14:textId="77777777" w:rsidR="00841191" w:rsidRPr="003C68B2" w:rsidRDefault="00841191" w:rsidP="00841191">
      <w:pPr>
        <w:ind w:left="720"/>
        <w:rPr>
          <w:rFonts w:eastAsiaTheme="minorEastAsia"/>
          <w:sz w:val="22"/>
          <w:szCs w:val="22"/>
        </w:rPr>
      </w:pPr>
      <m:oMathPara>
        <m:oMathParaPr>
          <m:jc m:val="left"/>
        </m:oMathParaP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2⋅sin</m:t>
              </m:r>
            </m:fName>
            <m:e>
              <m:d>
                <m:dPr>
                  <m:ctrlPr>
                    <w:rPr>
                      <w:rFonts w:ascii="Cambria Math" w:eastAsiaTheme="minorEastAsia" w:hAnsi="Cambria Math"/>
                      <w:i/>
                      <w:sz w:val="22"/>
                      <w:szCs w:val="22"/>
                    </w:rPr>
                  </m:ctrlPr>
                </m:dPr>
                <m:e>
                  <m:sSup>
                    <m:sSupPr>
                      <m:ctrlPr>
                        <w:rPr>
                          <w:rFonts w:ascii="Cambria Math" w:eastAsiaTheme="minorEastAsia" w:hAnsi="Cambria Math"/>
                          <w:i/>
                          <w:sz w:val="22"/>
                          <w:szCs w:val="22"/>
                        </w:rPr>
                      </m:ctrlPr>
                    </m:sSupPr>
                    <m:e>
                      <m:r>
                        <w:rPr>
                          <w:rFonts w:ascii="Cambria Math" w:eastAsiaTheme="minorEastAsia" w:hAnsi="Cambria Math"/>
                          <w:sz w:val="22"/>
                          <w:szCs w:val="22"/>
                        </w:rPr>
                        <m:t>t</m:t>
                      </m:r>
                    </m:e>
                    <m:sup>
                      <m:r>
                        <w:rPr>
                          <w:rFonts w:ascii="Cambria Math" w:eastAsiaTheme="minorEastAsia" w:hAnsi="Cambria Math"/>
                          <w:sz w:val="22"/>
                          <w:szCs w:val="22"/>
                        </w:rPr>
                        <m:t>2</m:t>
                      </m:r>
                    </m:sup>
                  </m:sSup>
                  <m:r>
                    <w:rPr>
                      <w:rFonts w:ascii="Cambria Math" w:eastAsiaTheme="minorEastAsia" w:hAnsi="Cambria Math"/>
                      <w:sz w:val="22"/>
                      <w:szCs w:val="22"/>
                    </w:rPr>
                    <m:t>-1</m:t>
                  </m:r>
                </m:e>
              </m:d>
            </m:e>
          </m:func>
          <m:r>
            <w:rPr>
              <w:rFonts w:ascii="Cambria Math" w:eastAsiaTheme="minorEastAsia" w:hAnsi="Cambria Math"/>
              <w:sz w:val="22"/>
              <w:szCs w:val="22"/>
            </w:rPr>
            <m:t>+4</m:t>
          </m:r>
        </m:oMath>
      </m:oMathPara>
    </w:p>
    <w:p w14:paraId="02EE95F7" w14:textId="77777777" w:rsidR="00C84A34" w:rsidRDefault="00C84A34" w:rsidP="00C84A34">
      <w:pPr>
        <w:ind w:left="720"/>
        <w:rPr>
          <w:rFonts w:eastAsiaTheme="minorEastAsia"/>
          <w:sz w:val="22"/>
          <w:szCs w:val="22"/>
        </w:rPr>
      </w:pPr>
      <w:r>
        <w:rPr>
          <w:rFonts w:eastAsiaTheme="minorEastAsia"/>
          <w:sz w:val="22"/>
          <w:szCs w:val="22"/>
        </w:rPr>
        <w:t xml:space="preserve">If we want to know the largest and smallest x value, the </w:t>
      </w:r>
      <m:oMath>
        <m:sSup>
          <m:sSupPr>
            <m:ctrlPr>
              <w:rPr>
                <w:rFonts w:ascii="Cambria Math" w:eastAsiaTheme="minorEastAsia" w:hAnsi="Cambria Math"/>
                <w:i/>
                <w:sz w:val="22"/>
                <w:szCs w:val="22"/>
              </w:rPr>
            </m:ctrlPr>
          </m:sSupPr>
          <m:e>
            <m:r>
              <w:rPr>
                <w:rFonts w:ascii="Cambria Math" w:eastAsiaTheme="minorEastAsia" w:hAnsi="Cambria Math"/>
                <w:sz w:val="22"/>
                <w:szCs w:val="22"/>
              </w:rPr>
              <m:t>t</m:t>
            </m:r>
          </m:e>
          <m:sup>
            <m:r>
              <w:rPr>
                <w:rFonts w:ascii="Cambria Math" w:eastAsiaTheme="minorEastAsia" w:hAnsi="Cambria Math"/>
                <w:sz w:val="22"/>
                <w:szCs w:val="22"/>
              </w:rPr>
              <m:t>2</m:t>
            </m:r>
          </m:sup>
        </m:sSup>
        <m:r>
          <w:rPr>
            <w:rFonts w:ascii="Cambria Math" w:eastAsiaTheme="minorEastAsia" w:hAnsi="Cambria Math"/>
            <w:sz w:val="22"/>
            <w:szCs w:val="22"/>
          </w:rPr>
          <m:t>-1</m:t>
        </m:r>
      </m:oMath>
      <w:r>
        <w:rPr>
          <w:rFonts w:eastAsiaTheme="minorEastAsia"/>
          <w:sz w:val="22"/>
          <w:szCs w:val="22"/>
        </w:rPr>
        <w:t xml:space="preserve"> part isn’t relevant, because that’s going to be about an angle, not an x-coordinate.  The </w:t>
      </w:r>
      <w:r>
        <w:rPr>
          <w:rFonts w:eastAsiaTheme="minorEastAsia"/>
          <w:i/>
          <w:iCs/>
          <w:sz w:val="22"/>
          <w:szCs w:val="22"/>
        </w:rPr>
        <w:t>output</w:t>
      </w:r>
      <w:r>
        <w:rPr>
          <w:rFonts w:eastAsiaTheme="minorEastAsia"/>
          <w:sz w:val="22"/>
          <w:szCs w:val="22"/>
        </w:rPr>
        <w:t xml:space="preserve"> of cosine determines the x coordinate, and the output of cosine is always between -1 and 1. </w:t>
      </w:r>
    </w:p>
    <w:p w14:paraId="254D2369" w14:textId="3C1E3A29" w:rsidR="00C84A34" w:rsidRDefault="00C84A34" w:rsidP="00C84A34">
      <w:pPr>
        <w:ind w:left="720"/>
        <w:rPr>
          <w:rFonts w:eastAsiaTheme="minorEastAsia"/>
          <w:sz w:val="22"/>
          <w:szCs w:val="22"/>
        </w:rPr>
      </w:pPr>
      <w:r>
        <w:rPr>
          <w:rFonts w:eastAsiaTheme="minorEastAsia"/>
          <w:noProof/>
          <w:sz w:val="22"/>
          <w:szCs w:val="22"/>
        </w:rPr>
        <mc:AlternateContent>
          <mc:Choice Requires="wps">
            <w:drawing>
              <wp:anchor distT="0" distB="0" distL="114300" distR="114300" simplePos="0" relativeHeight="251722752" behindDoc="0" locked="0" layoutInCell="1" allowOverlap="1" wp14:anchorId="26C869B3" wp14:editId="6E82D797">
                <wp:simplePos x="0" y="0"/>
                <wp:positionH relativeFrom="column">
                  <wp:posOffset>2508250</wp:posOffset>
                </wp:positionH>
                <wp:positionV relativeFrom="paragraph">
                  <wp:posOffset>635</wp:posOffset>
                </wp:positionV>
                <wp:extent cx="361950" cy="203200"/>
                <wp:effectExtent l="19050" t="0" r="19050" b="44450"/>
                <wp:wrapNone/>
                <wp:docPr id="327482964" name="Cloud 60"/>
                <wp:cNvGraphicFramePr/>
                <a:graphic xmlns:a="http://schemas.openxmlformats.org/drawingml/2006/main">
                  <a:graphicData uri="http://schemas.microsoft.com/office/word/2010/wordprocessingShape">
                    <wps:wsp>
                      <wps:cNvSpPr/>
                      <wps:spPr>
                        <a:xfrm>
                          <a:off x="0" y="0"/>
                          <a:ext cx="361950" cy="203200"/>
                        </a:xfrm>
                        <a:prstGeom prst="clou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DB583F" id="Cloud 60" o:spid="_x0000_s1026" style="position:absolute;margin-left:197.5pt;margin-top:.05pt;width:28.5pt;height:16pt;z-index:251722752;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030e13 [484]" strokeweight="1.5pt">
                <v:stroke joinstyle="miter"/>
                <v:path arrowok="t" o:connecttype="custom" o:connectlocs="39320,123129;18098,119380;58046,164155;48763,165947;138060,183868;132464,175683;241526,163458;239289,172438;285949,107969;313187,141534;350203,72221;338071,84808;321097,25522;321733,31468;243629,18589;249846,11007;185508,22201;188516,15663;117299,24422;128191,30762;34578,74267;32676,67592" o:connectangles="0,0,0,0,0,0,0,0,0,0,0,0,0,0,0,0,0,0,0,0,0,0"/>
              </v:shape>
            </w:pict>
          </mc:Fallback>
        </mc:AlternateContent>
      </w:r>
      <w:r>
        <w:rPr>
          <w:rFonts w:eastAsiaTheme="minorEastAsia"/>
          <w:sz w:val="22"/>
          <w:szCs w:val="22"/>
        </w:rPr>
        <w:t xml:space="preserve">Here’s what I see:  </w:t>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=5-</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sSup>
                  <m:sSupPr>
                    <m:ctrlPr>
                      <w:rPr>
                        <w:rFonts w:ascii="Cambria Math" w:eastAsiaTheme="minorEastAsia" w:hAnsi="Cambria Math"/>
                        <w:i/>
                        <w:sz w:val="22"/>
                        <w:szCs w:val="22"/>
                      </w:rPr>
                    </m:ctrlPr>
                  </m:sSupPr>
                  <m:e>
                    <m:r>
                      <w:rPr>
                        <w:rFonts w:ascii="Cambria Math" w:eastAsiaTheme="minorEastAsia" w:hAnsi="Cambria Math"/>
                        <w:sz w:val="22"/>
                        <w:szCs w:val="22"/>
                      </w:rPr>
                      <m:t>t</m:t>
                    </m:r>
                  </m:e>
                  <m:sup>
                    <m:r>
                      <w:rPr>
                        <w:rFonts w:ascii="Cambria Math" w:eastAsiaTheme="minorEastAsia" w:hAnsi="Cambria Math"/>
                        <w:sz w:val="22"/>
                        <w:szCs w:val="22"/>
                      </w:rPr>
                      <m:t>2</m:t>
                    </m:r>
                  </m:sup>
                </m:sSup>
                <m:r>
                  <w:rPr>
                    <w:rFonts w:ascii="Cambria Math" w:eastAsiaTheme="minorEastAsia" w:hAnsi="Cambria Math"/>
                    <w:sz w:val="22"/>
                    <w:szCs w:val="22"/>
                  </w:rPr>
                  <m:t>-1</m:t>
                </m:r>
              </m:e>
            </m:d>
          </m:e>
        </m:func>
      </m:oMath>
    </w:p>
    <w:p w14:paraId="792F0AD1" w14:textId="67B3284F" w:rsidR="00C84A34" w:rsidRDefault="00C84A34" w:rsidP="00C84A34">
      <w:pPr>
        <w:ind w:left="720"/>
        <w:rPr>
          <w:rFonts w:eastAsiaTheme="minorEastAsia"/>
          <w:sz w:val="22"/>
          <w:szCs w:val="22"/>
        </w:rPr>
      </w:pPr>
      <w:r>
        <w:rPr>
          <w:rFonts w:eastAsiaTheme="minorEastAsia"/>
          <w:sz w:val="22"/>
          <w:szCs w:val="22"/>
        </w:rPr>
        <w:t xml:space="preserve">I think: cosine is between -1 and 1.  So </w:t>
      </w:r>
      <m:oMath>
        <m:r>
          <w:rPr>
            <w:rFonts w:ascii="Cambria Math" w:eastAsiaTheme="minorEastAsia" w:hAnsi="Cambria Math"/>
            <w:sz w:val="22"/>
            <w:szCs w:val="22"/>
          </w:rPr>
          <m:t>x(t)</m:t>
        </m:r>
      </m:oMath>
      <w:r>
        <w:rPr>
          <w:rFonts w:eastAsiaTheme="minorEastAsia"/>
          <w:sz w:val="22"/>
          <w:szCs w:val="22"/>
        </w:rPr>
        <w:t xml:space="preserve"> is between </w:t>
      </w:r>
      <m:oMath>
        <m:r>
          <w:rPr>
            <w:rFonts w:ascii="Cambria Math" w:eastAsiaTheme="minorEastAsia" w:hAnsi="Cambria Math"/>
            <w:sz w:val="22"/>
            <w:szCs w:val="22"/>
          </w:rPr>
          <m:t>5-(-1)</m:t>
        </m:r>
      </m:oMath>
      <w:r>
        <w:rPr>
          <w:rFonts w:eastAsiaTheme="minorEastAsia"/>
          <w:sz w:val="22"/>
          <w:szCs w:val="22"/>
        </w:rPr>
        <w:t xml:space="preserve"> and </w:t>
      </w:r>
      <m:oMath>
        <m:r>
          <w:rPr>
            <w:rFonts w:ascii="Cambria Math" w:eastAsiaTheme="minorEastAsia" w:hAnsi="Cambria Math"/>
            <w:sz w:val="22"/>
            <w:szCs w:val="22"/>
          </w:rPr>
          <m:t>5-(1)</m:t>
        </m:r>
      </m:oMath>
      <w:r>
        <w:rPr>
          <w:rFonts w:eastAsiaTheme="minorEastAsia"/>
          <w:sz w:val="22"/>
          <w:szCs w:val="22"/>
        </w:rPr>
        <w:t>.  In other words, between 4 and 6.</w:t>
      </w:r>
    </w:p>
    <w:p w14:paraId="73FF4019" w14:textId="6EAA1A8C" w:rsidR="00C84A34" w:rsidRDefault="00C84A34" w:rsidP="00C84A34">
      <w:pPr>
        <w:ind w:left="720"/>
        <w:rPr>
          <w:rFonts w:eastAsiaTheme="minorEastAsia"/>
          <w:sz w:val="22"/>
          <w:szCs w:val="22"/>
        </w:rPr>
      </w:pPr>
      <w:r>
        <w:rPr>
          <w:rFonts w:eastAsiaTheme="minorEastAsia"/>
          <w:noProof/>
          <w:sz w:val="22"/>
          <w:szCs w:val="22"/>
        </w:rPr>
        <mc:AlternateContent>
          <mc:Choice Requires="wps">
            <w:drawing>
              <wp:anchor distT="0" distB="0" distL="114300" distR="114300" simplePos="0" relativeHeight="251724800" behindDoc="0" locked="0" layoutInCell="1" allowOverlap="1" wp14:anchorId="51FB61DC" wp14:editId="2C95A7E7">
                <wp:simplePos x="0" y="0"/>
                <wp:positionH relativeFrom="column">
                  <wp:posOffset>2501900</wp:posOffset>
                </wp:positionH>
                <wp:positionV relativeFrom="paragraph">
                  <wp:posOffset>5080</wp:posOffset>
                </wp:positionV>
                <wp:extent cx="361950" cy="203200"/>
                <wp:effectExtent l="19050" t="0" r="19050" b="44450"/>
                <wp:wrapNone/>
                <wp:docPr id="322555179" name="Cloud 60"/>
                <wp:cNvGraphicFramePr/>
                <a:graphic xmlns:a="http://schemas.openxmlformats.org/drawingml/2006/main">
                  <a:graphicData uri="http://schemas.microsoft.com/office/word/2010/wordprocessingShape">
                    <wps:wsp>
                      <wps:cNvSpPr/>
                      <wps:spPr>
                        <a:xfrm>
                          <a:off x="0" y="0"/>
                          <a:ext cx="361950" cy="203200"/>
                        </a:xfrm>
                        <a:prstGeom prst="clou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A0A8BE" id="Cloud 60" o:spid="_x0000_s1026" style="position:absolute;margin-left:197pt;margin-top:.4pt;width:28.5pt;height:16pt;z-index:251724800;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030e13 [484]" strokeweight="1.5pt">
                <v:stroke joinstyle="miter"/>
                <v:path arrowok="t" o:connecttype="custom" o:connectlocs="39320,123129;18098,119380;58046,164155;48763,165947;138060,183868;132464,175683;241526,163458;239289,172438;285949,107969;313187,141534;350203,72221;338071,84808;321097,25522;321733,31468;243629,18589;249846,11007;185508,22201;188516,15663;117299,24422;128191,30762;34578,74267;32676,67592" o:connectangles="0,0,0,0,0,0,0,0,0,0,0,0,0,0,0,0,0,0,0,0,0,0"/>
              </v:shape>
            </w:pict>
          </mc:Fallback>
        </mc:AlternateContent>
      </w:r>
      <w:r>
        <w:rPr>
          <w:rFonts w:eastAsiaTheme="minorEastAsia"/>
          <w:sz w:val="22"/>
          <w:szCs w:val="22"/>
        </w:rPr>
        <w:t xml:space="preserve">Similarly with sine.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2⋅sin</m:t>
            </m:r>
          </m:fName>
          <m:e>
            <m:d>
              <m:dPr>
                <m:ctrlPr>
                  <w:rPr>
                    <w:rFonts w:ascii="Cambria Math" w:eastAsiaTheme="minorEastAsia" w:hAnsi="Cambria Math"/>
                    <w:i/>
                    <w:sz w:val="22"/>
                    <w:szCs w:val="22"/>
                  </w:rPr>
                </m:ctrlPr>
              </m:dPr>
              <m:e>
                <m:sSup>
                  <m:sSupPr>
                    <m:ctrlPr>
                      <w:rPr>
                        <w:rFonts w:ascii="Cambria Math" w:eastAsiaTheme="minorEastAsia" w:hAnsi="Cambria Math"/>
                        <w:i/>
                        <w:sz w:val="22"/>
                        <w:szCs w:val="22"/>
                      </w:rPr>
                    </m:ctrlPr>
                  </m:sSupPr>
                  <m:e>
                    <m:r>
                      <w:rPr>
                        <w:rFonts w:ascii="Cambria Math" w:eastAsiaTheme="minorEastAsia" w:hAnsi="Cambria Math"/>
                        <w:sz w:val="22"/>
                        <w:szCs w:val="22"/>
                      </w:rPr>
                      <m:t>t</m:t>
                    </m:r>
                  </m:e>
                  <m:sup>
                    <m:r>
                      <w:rPr>
                        <w:rFonts w:ascii="Cambria Math" w:eastAsiaTheme="minorEastAsia" w:hAnsi="Cambria Math"/>
                        <w:sz w:val="22"/>
                        <w:szCs w:val="22"/>
                      </w:rPr>
                      <m:t>2</m:t>
                    </m:r>
                  </m:sup>
                </m:sSup>
                <m:r>
                  <w:rPr>
                    <w:rFonts w:ascii="Cambria Math" w:eastAsiaTheme="minorEastAsia" w:hAnsi="Cambria Math"/>
                    <w:sz w:val="22"/>
                    <w:szCs w:val="22"/>
                  </w:rPr>
                  <m:t>-1</m:t>
                </m:r>
              </m:e>
            </m:d>
          </m:e>
        </m:func>
        <m:r>
          <w:rPr>
            <w:rFonts w:ascii="Cambria Math" w:eastAsiaTheme="minorEastAsia" w:hAnsi="Cambria Math"/>
            <w:sz w:val="22"/>
            <w:szCs w:val="22"/>
          </w:rPr>
          <m:t>+4</m:t>
        </m:r>
      </m:oMath>
    </w:p>
    <w:p w14:paraId="79ED1DCF" w14:textId="75C7D852" w:rsidR="00C84A34" w:rsidRDefault="00C84A34" w:rsidP="00C84A34">
      <w:pPr>
        <w:ind w:left="720"/>
        <w:rPr>
          <w:rFonts w:eastAsiaTheme="minorEastAsia"/>
          <w:sz w:val="22"/>
          <w:szCs w:val="22"/>
        </w:rPr>
      </w:pPr>
      <w:r>
        <w:rPr>
          <w:rFonts w:eastAsiaTheme="minorEastAsia"/>
          <w:sz w:val="22"/>
          <w:szCs w:val="22"/>
        </w:rPr>
        <w:t xml:space="preserve">If sine outputs 1, then </w:t>
      </w:r>
      <m:oMath>
        <m:r>
          <w:rPr>
            <w:rFonts w:ascii="Cambria Math" w:eastAsiaTheme="minorEastAsia" w:hAnsi="Cambria Math"/>
            <w:sz w:val="22"/>
            <w:szCs w:val="22"/>
          </w:rPr>
          <m:t>y=2+4=6</m:t>
        </m:r>
      </m:oMath>
      <w:r>
        <w:rPr>
          <w:rFonts w:eastAsiaTheme="minorEastAsia"/>
          <w:sz w:val="22"/>
          <w:szCs w:val="22"/>
        </w:rPr>
        <w:t xml:space="preserve">.  If sine outputs -1, then </w:t>
      </w:r>
      <m:oMath>
        <m:r>
          <w:rPr>
            <w:rFonts w:ascii="Cambria Math" w:eastAsiaTheme="minorEastAsia" w:hAnsi="Cambria Math"/>
            <w:sz w:val="22"/>
            <w:szCs w:val="22"/>
          </w:rPr>
          <m:t>y=2⋅</m:t>
        </m:r>
        <m:d>
          <m:dPr>
            <m:ctrlPr>
              <w:rPr>
                <w:rFonts w:ascii="Cambria Math" w:eastAsiaTheme="minorEastAsia" w:hAnsi="Cambria Math"/>
                <w:i/>
                <w:sz w:val="22"/>
                <w:szCs w:val="22"/>
              </w:rPr>
            </m:ctrlPr>
          </m:dPr>
          <m:e>
            <m:r>
              <w:rPr>
                <w:rFonts w:ascii="Cambria Math" w:eastAsiaTheme="minorEastAsia" w:hAnsi="Cambria Math"/>
                <w:sz w:val="22"/>
                <w:szCs w:val="22"/>
              </w:rPr>
              <m:t>-1</m:t>
            </m:r>
          </m:e>
        </m:d>
        <m:r>
          <w:rPr>
            <w:rFonts w:ascii="Cambria Math" w:eastAsiaTheme="minorEastAsia" w:hAnsi="Cambria Math"/>
            <w:sz w:val="22"/>
            <w:szCs w:val="22"/>
          </w:rPr>
          <m:t>+4=2</m:t>
        </m:r>
      </m:oMath>
    </w:p>
    <w:p w14:paraId="47D2BE5C" w14:textId="2A3F160F" w:rsidR="00841191" w:rsidRDefault="00C84A34" w:rsidP="00C84A34">
      <w:pPr>
        <w:ind w:left="720"/>
        <w:rPr>
          <w:rFonts w:eastAsiaTheme="minorEastAsia"/>
          <w:sz w:val="22"/>
          <w:szCs w:val="22"/>
        </w:rPr>
      </w:pPr>
      <w:r>
        <w:rPr>
          <w:rFonts w:eastAsiaTheme="minorEastAsia"/>
          <w:sz w:val="22"/>
          <w:szCs w:val="22"/>
        </w:rPr>
        <w:t>So the y-values are between 2 and 6.</w:t>
      </w:r>
    </w:p>
    <w:p w14:paraId="5175B894" w14:textId="77777777" w:rsidR="00C84A34" w:rsidRPr="00C84A34" w:rsidRDefault="00C84A34" w:rsidP="00C84A34">
      <w:pPr>
        <w:ind w:left="720"/>
        <w:rPr>
          <w:rFonts w:eastAsiaTheme="minorEastAsia"/>
          <w:sz w:val="22"/>
          <w:szCs w:val="22"/>
        </w:rPr>
      </w:pPr>
    </w:p>
    <w:p w14:paraId="65BB84F3" w14:textId="38C2F8CA" w:rsidR="00555A81" w:rsidRPr="003C68B2" w:rsidRDefault="00555A81" w:rsidP="003C68B2">
      <w:pPr>
        <w:rPr>
          <w:rFonts w:eastAsiaTheme="minorEastAsia"/>
          <w:iCs/>
          <w:sz w:val="22"/>
          <w:szCs w:val="22"/>
        </w:rPr>
      </w:pPr>
      <w:r w:rsidRPr="003C68B2">
        <w:rPr>
          <w:rFonts w:eastAsiaTheme="minorEastAsia"/>
          <w:iCs/>
          <w:noProof/>
          <w:sz w:val="22"/>
          <w:szCs w:val="22"/>
        </w:rPr>
        <w:drawing>
          <wp:anchor distT="0" distB="0" distL="114300" distR="114300" simplePos="0" relativeHeight="251648000" behindDoc="0" locked="0" layoutInCell="1" allowOverlap="1" wp14:anchorId="30FA06A0" wp14:editId="059CB940">
            <wp:simplePos x="0" y="0"/>
            <wp:positionH relativeFrom="margin">
              <wp:align>right</wp:align>
            </wp:positionH>
            <wp:positionV relativeFrom="paragraph">
              <wp:posOffset>332486</wp:posOffset>
            </wp:positionV>
            <wp:extent cx="3216275" cy="1314450"/>
            <wp:effectExtent l="0" t="0" r="3175" b="0"/>
            <wp:wrapSquare wrapText="bothSides"/>
            <wp:docPr id="1378814998" name="Picture 1" descr="A graph of a circle with a point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14998" name="Picture 1" descr="A graph of a circle with a point in the center&#10;&#10;AI-generated content may be incorrect."/>
                    <pic:cNvPicPr/>
                  </pic:nvPicPr>
                  <pic:blipFill rotWithShape="1">
                    <a:blip r:embed="rId46">
                      <a:extLst>
                        <a:ext uri="{28A0092B-C50C-407E-A947-70E740481C1C}">
                          <a14:useLocalDpi xmlns:a14="http://schemas.microsoft.com/office/drawing/2010/main" val="0"/>
                        </a:ext>
                      </a:extLst>
                    </a:blip>
                    <a:srcRect b="39118"/>
                    <a:stretch>
                      <a:fillRect/>
                    </a:stretch>
                  </pic:blipFill>
                  <pic:spPr bwMode="auto">
                    <a:xfrm>
                      <a:off x="0" y="0"/>
                      <a:ext cx="3216275" cy="1314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4F7A">
        <w:rPr>
          <w:rFonts w:eastAsiaTheme="minorEastAsia"/>
          <w:iCs/>
          <w:sz w:val="22"/>
          <w:szCs w:val="22"/>
        </w:rPr>
        <w:t>6</w:t>
      </w:r>
      <w:r w:rsidR="00C705B6">
        <w:rPr>
          <w:rFonts w:eastAsiaTheme="minorEastAsia"/>
          <w:iCs/>
          <w:sz w:val="22"/>
          <w:szCs w:val="22"/>
        </w:rPr>
        <w:t>).</w:t>
      </w:r>
      <w:r w:rsidR="008B4F7A">
        <w:rPr>
          <w:rFonts w:eastAsiaTheme="minorEastAsia"/>
          <w:iCs/>
          <w:sz w:val="22"/>
          <w:szCs w:val="22"/>
        </w:rPr>
        <w:t xml:space="preserve"> [P]</w:t>
      </w:r>
      <w:r w:rsidRPr="003C68B2">
        <w:rPr>
          <w:rFonts w:eastAsiaTheme="minorEastAsia"/>
          <w:iCs/>
          <w:sz w:val="22"/>
          <w:szCs w:val="22"/>
        </w:rPr>
        <w:t xml:space="preserve"> Give a rough sketch of the path </w:t>
      </w:r>
      <w:r w:rsidR="00BF6FC1">
        <w:rPr>
          <w:rFonts w:eastAsiaTheme="minorEastAsia"/>
          <w:iCs/>
          <w:sz w:val="22"/>
          <w:szCs w:val="22"/>
        </w:rPr>
        <w:t>the</w:t>
      </w:r>
      <w:r w:rsidRPr="003C68B2">
        <w:rPr>
          <w:rFonts w:eastAsiaTheme="minorEastAsia"/>
          <w:iCs/>
          <w:sz w:val="22"/>
          <w:szCs w:val="22"/>
        </w:rPr>
        <w:t xml:space="preserve"> </w:t>
      </w:r>
      <w:r w:rsidRPr="003C68B2">
        <w:rPr>
          <w:rFonts w:eastAsiaTheme="minorEastAsia"/>
          <w:i/>
          <w:sz w:val="22"/>
          <w:szCs w:val="22"/>
        </w:rPr>
        <w:t>movement</w:t>
      </w:r>
      <w:r w:rsidRPr="003C68B2">
        <w:rPr>
          <w:rFonts w:eastAsiaTheme="minorEastAsia"/>
          <w:iCs/>
          <w:sz w:val="22"/>
          <w:szCs w:val="22"/>
        </w:rPr>
        <w:t xml:space="preserve"> defined by </w:t>
      </w:r>
    </w:p>
    <w:p w14:paraId="65E83C29" w14:textId="77777777" w:rsidR="00555A81" w:rsidRPr="003C68B2" w:rsidRDefault="00555A81" w:rsidP="003C68B2">
      <w:pPr>
        <w:rPr>
          <w:rFonts w:eastAsiaTheme="minorEastAsia"/>
          <w:iCs/>
          <w:sz w:val="22"/>
          <w:szCs w:val="22"/>
        </w:rPr>
      </w:pPr>
      <m:oMath>
        <m:r>
          <w:rPr>
            <w:rFonts w:ascii="Cambria Math" w:eastAsiaTheme="minorEastAsia" w:hAnsi="Cambria Math"/>
            <w:sz w:val="22"/>
            <w:szCs w:val="22"/>
          </w:rPr>
          <m:t>x</m:t>
        </m:r>
        <m:d>
          <m:dPr>
            <m:ctrlPr>
              <w:rPr>
                <w:rFonts w:ascii="Cambria Math" w:eastAsiaTheme="minorEastAsia" w:hAnsi="Cambria Math"/>
                <w:i/>
                <w:iCs/>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=3</m:t>
        </m:r>
        <m:r>
          <m:rPr>
            <m:sty m:val="p"/>
          </m:rPr>
          <w:rPr>
            <w:rFonts w:ascii="Cambria Math" w:eastAsiaTheme="minorEastAsia" w:hAnsi="Cambria Math"/>
            <w:sz w:val="22"/>
            <w:szCs w:val="22"/>
          </w:rPr>
          <m:t>cos⁡</m:t>
        </m:r>
        <m:r>
          <w:rPr>
            <w:rFonts w:ascii="Cambria Math" w:eastAsiaTheme="minorEastAsia" w:hAnsi="Cambria Math"/>
            <w:sz w:val="22"/>
            <w:szCs w:val="22"/>
          </w:rPr>
          <m:t>(</m:t>
        </m:r>
        <m:f>
          <m:fPr>
            <m:ctrlPr>
              <w:rPr>
                <w:rFonts w:ascii="Cambria Math" w:eastAsiaTheme="minorEastAsia" w:hAnsi="Cambria Math"/>
                <w:i/>
                <w:iCs/>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r>
          <w:rPr>
            <w:rFonts w:ascii="Cambria Math" w:eastAsiaTheme="minorEastAsia" w:hAnsi="Cambria Math"/>
            <w:sz w:val="22"/>
            <w:szCs w:val="22"/>
          </w:rPr>
          <m:t>-t)</m:t>
        </m:r>
      </m:oMath>
      <w:r w:rsidRPr="003C68B2">
        <w:rPr>
          <w:rFonts w:eastAsiaTheme="minorEastAsia"/>
          <w:iCs/>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iCs/>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Cs/>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iCs/>
                    <w:sz w:val="22"/>
                    <w:szCs w:val="22"/>
                  </w:rPr>
                </m:ctrlPr>
              </m:dPr>
              <m:e>
                <m:f>
                  <m:fPr>
                    <m:ctrlPr>
                      <w:rPr>
                        <w:rFonts w:ascii="Cambria Math" w:eastAsiaTheme="minorEastAsia" w:hAnsi="Cambria Math"/>
                        <w:i/>
                        <w:iCs/>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r>
                  <w:rPr>
                    <w:rFonts w:ascii="Cambria Math" w:eastAsiaTheme="minorEastAsia" w:hAnsi="Cambria Math"/>
                    <w:sz w:val="22"/>
                    <w:szCs w:val="22"/>
                  </w:rPr>
                  <m:t>-t</m:t>
                </m:r>
              </m:e>
            </m:d>
          </m:e>
        </m:func>
        <m:r>
          <w:rPr>
            <w:rFonts w:ascii="Cambria Math" w:eastAsiaTheme="minorEastAsia" w:hAnsi="Cambria Math"/>
            <w:sz w:val="22"/>
            <w:szCs w:val="22"/>
          </w:rPr>
          <m:t>+1</m:t>
        </m:r>
      </m:oMath>
      <w:r w:rsidRPr="003C68B2">
        <w:rPr>
          <w:rFonts w:eastAsiaTheme="minorEastAsia"/>
          <w:iCs/>
          <w:sz w:val="22"/>
          <w:szCs w:val="22"/>
        </w:rPr>
        <w:t xml:space="preserve">  .  </w:t>
      </w:r>
    </w:p>
    <w:p w14:paraId="468424BB" w14:textId="2E96E5B6" w:rsidR="00555A81" w:rsidRDefault="00C705B6" w:rsidP="003C68B2">
      <w:pPr>
        <w:rPr>
          <w:rFonts w:eastAsiaTheme="minorEastAsia"/>
          <w:iCs/>
          <w:sz w:val="22"/>
          <w:szCs w:val="22"/>
        </w:rPr>
      </w:pPr>
      <w:r>
        <w:rPr>
          <w:rFonts w:eastAsiaTheme="minorEastAsia"/>
          <w:iCs/>
          <w:sz w:val="22"/>
          <w:szCs w:val="22"/>
        </w:rPr>
        <w:t>For the path, I see that it’s a transformed circle.  It’s been horizontally stretched by 3, and vertically shifted up by 1.</w:t>
      </w:r>
    </w:p>
    <w:p w14:paraId="408E3659" w14:textId="276430F3" w:rsidR="00C705B6" w:rsidRDefault="00C705B6" w:rsidP="003C68B2">
      <w:pPr>
        <w:rPr>
          <w:rFonts w:eastAsiaTheme="minorEastAsia"/>
          <w:iCs/>
          <w:sz w:val="22"/>
          <w:szCs w:val="22"/>
        </w:rPr>
      </w:pPr>
      <w:r>
        <w:rPr>
          <w:rFonts w:eastAsiaTheme="minorEastAsia"/>
          <w:iCs/>
          <w:sz w:val="22"/>
          <w:szCs w:val="22"/>
        </w:rPr>
        <w:t xml:space="preserve">The </w:t>
      </w:r>
      <w:r>
        <w:rPr>
          <w:rFonts w:eastAsiaTheme="minorEastAsia"/>
          <w:i/>
          <w:sz w:val="22"/>
          <w:szCs w:val="22"/>
        </w:rPr>
        <w:t>movement</w:t>
      </w:r>
      <w:r>
        <w:rPr>
          <w:rFonts w:eastAsiaTheme="minorEastAsia"/>
          <w:iCs/>
          <w:sz w:val="22"/>
          <w:szCs w:val="22"/>
        </w:rPr>
        <w:t xml:space="preserve"> starts at an angle of </w:t>
      </w:r>
      <m:oMath>
        <m:f>
          <m:fPr>
            <m:ctrlPr>
              <w:rPr>
                <w:rFonts w:ascii="Cambria Math" w:eastAsiaTheme="minorEastAsia" w:hAnsi="Cambria Math"/>
                <w:i/>
                <w:iCs/>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oMath>
      <w:r>
        <w:rPr>
          <w:rFonts w:eastAsiaTheme="minorEastAsia"/>
          <w:iCs/>
          <w:sz w:val="22"/>
          <w:szCs w:val="22"/>
        </w:rPr>
        <w:t xml:space="preserve"> and the angle decreases, creating a clockwise movement.</w:t>
      </w:r>
    </w:p>
    <w:p w14:paraId="7EAA9147" w14:textId="77777777" w:rsidR="00C705B6" w:rsidRPr="00C705B6" w:rsidRDefault="00C705B6" w:rsidP="003C68B2">
      <w:pPr>
        <w:rPr>
          <w:iCs/>
          <w:sz w:val="22"/>
          <w:szCs w:val="22"/>
        </w:rPr>
      </w:pPr>
    </w:p>
    <w:p w14:paraId="5681E3D0" w14:textId="44496462" w:rsidR="00555A81" w:rsidRDefault="009303DC" w:rsidP="003C68B2">
      <w:pPr>
        <w:rPr>
          <w:iCs/>
          <w:sz w:val="22"/>
          <w:szCs w:val="22"/>
        </w:rPr>
      </w:pPr>
      <w:r>
        <w:rPr>
          <w:iCs/>
          <w:sz w:val="22"/>
          <w:szCs w:val="22"/>
        </w:rPr>
        <w:t>7</w:t>
      </w:r>
      <w:r w:rsidR="00555A81" w:rsidRPr="003C68B2">
        <w:rPr>
          <w:iCs/>
          <w:sz w:val="22"/>
          <w:szCs w:val="22"/>
        </w:rPr>
        <w:t>).</w:t>
      </w:r>
      <w:r>
        <w:rPr>
          <w:iCs/>
          <w:sz w:val="22"/>
          <w:szCs w:val="22"/>
        </w:rPr>
        <w:t xml:space="preserve">  [P]</w:t>
      </w:r>
      <w:r w:rsidR="00555A81" w:rsidRPr="003C68B2">
        <w:rPr>
          <w:iCs/>
          <w:sz w:val="22"/>
          <w:szCs w:val="22"/>
        </w:rPr>
        <w:t xml:space="preserve">  Write your own equations for a circular motion centered at (-3, 5) with a circle radius 12.  At t = 0 the point should be at (-15, 5) and move </w:t>
      </w:r>
      <w:r w:rsidR="00555A81" w:rsidRPr="009303DC">
        <w:rPr>
          <w:iCs/>
          <w:sz w:val="22"/>
          <w:szCs w:val="22"/>
        </w:rPr>
        <w:t>clockwise</w:t>
      </w:r>
      <w:r w:rsidR="00555A81" w:rsidRPr="003C68B2">
        <w:rPr>
          <w:iCs/>
          <w:sz w:val="22"/>
          <w:szCs w:val="22"/>
        </w:rPr>
        <w:t>.</w:t>
      </w:r>
    </w:p>
    <w:p w14:paraId="095BCAF3" w14:textId="4286AA07" w:rsidR="006A0B78" w:rsidRPr="006A0B78" w:rsidRDefault="006A0B78" w:rsidP="006A0B78">
      <w:pPr>
        <w:ind w:left="720"/>
        <w:rPr>
          <w:rFonts w:eastAsiaTheme="minorEastAsia"/>
          <w:iCs/>
          <w:sz w:val="22"/>
          <w:szCs w:val="22"/>
        </w:rPr>
      </w:pPr>
      <m:oMathPara>
        <m:oMathParaPr>
          <m:jc m:val="left"/>
        </m:oMathParaPr>
        <m:oMath>
          <m:r>
            <w:rPr>
              <w:rFonts w:ascii="Cambria Math" w:hAnsi="Cambria Math"/>
              <w:sz w:val="22"/>
              <w:szCs w:val="22"/>
            </w:rPr>
            <m:t>x</m:t>
          </m:r>
          <m:d>
            <m:dPr>
              <m:ctrlPr>
                <w:rPr>
                  <w:rFonts w:ascii="Cambria Math" w:hAnsi="Cambria Math"/>
                  <w:i/>
                  <w:iCs/>
                  <w:sz w:val="22"/>
                  <w:szCs w:val="22"/>
                </w:rPr>
              </m:ctrlPr>
            </m:dPr>
            <m:e>
              <m:r>
                <w:rPr>
                  <w:rFonts w:ascii="Cambria Math" w:hAnsi="Cambria Math"/>
                  <w:sz w:val="22"/>
                  <w:szCs w:val="22"/>
                </w:rPr>
                <m:t>t</m:t>
              </m:r>
            </m:e>
          </m:d>
          <m:r>
            <w:rPr>
              <w:rFonts w:ascii="Cambria Math" w:hAnsi="Cambria Math"/>
              <w:sz w:val="22"/>
              <w:szCs w:val="22"/>
            </w:rPr>
            <m:t>=12</m:t>
          </m:r>
          <m:func>
            <m:funcPr>
              <m:ctrlPr>
                <w:rPr>
                  <w:rFonts w:ascii="Cambria Math" w:hAnsi="Cambria Math"/>
                  <w:i/>
                  <w:iCs/>
                  <w:sz w:val="22"/>
                  <w:szCs w:val="22"/>
                </w:rPr>
              </m:ctrlPr>
            </m:funcPr>
            <m:fName>
              <m:r>
                <m:rPr>
                  <m:sty m:val="p"/>
                </m:rPr>
                <w:rPr>
                  <w:rFonts w:ascii="Cambria Math" w:hAnsi="Cambria Math"/>
                  <w:sz w:val="22"/>
                  <w:szCs w:val="22"/>
                </w:rPr>
                <m:t>cos</m:t>
              </m:r>
            </m:fName>
            <m:e>
              <m:d>
                <m:dPr>
                  <m:ctrlPr>
                    <w:rPr>
                      <w:rFonts w:ascii="Cambria Math" w:hAnsi="Cambria Math"/>
                      <w:i/>
                      <w:iCs/>
                      <w:sz w:val="22"/>
                      <w:szCs w:val="22"/>
                    </w:rPr>
                  </m:ctrlPr>
                </m:dPr>
                <m:e>
                  <m:r>
                    <w:rPr>
                      <w:rFonts w:ascii="Cambria Math" w:hAnsi="Cambria Math"/>
                      <w:sz w:val="22"/>
                      <w:szCs w:val="22"/>
                    </w:rPr>
                    <m:t>π-t</m:t>
                  </m:r>
                </m:e>
              </m:d>
              <m:r>
                <w:rPr>
                  <w:rFonts w:ascii="Cambria Math" w:hAnsi="Cambria Math"/>
                  <w:sz w:val="22"/>
                  <w:szCs w:val="22"/>
                </w:rPr>
                <m:t>-3</m:t>
              </m:r>
            </m:e>
          </m:func>
        </m:oMath>
      </m:oMathPara>
    </w:p>
    <w:p w14:paraId="642B6A3A" w14:textId="63947AD0" w:rsidR="006A0B78" w:rsidRPr="006A0B78" w:rsidRDefault="006A0B78" w:rsidP="006A0B78">
      <w:pPr>
        <w:ind w:left="720"/>
        <w:rPr>
          <w:rFonts w:eastAsiaTheme="minorEastAsia"/>
          <w:iCs/>
          <w:sz w:val="22"/>
          <w:szCs w:val="22"/>
        </w:rPr>
      </w:pPr>
      <m:oMathPara>
        <m:oMathParaPr>
          <m:jc m:val="left"/>
        </m:oMathParaPr>
        <m:oMath>
          <m:r>
            <w:rPr>
              <w:rFonts w:ascii="Cambria Math" w:eastAsiaTheme="minorEastAsia" w:hAnsi="Cambria Math"/>
              <w:sz w:val="22"/>
              <w:szCs w:val="22"/>
            </w:rPr>
            <m:t>y</m:t>
          </m:r>
          <m:d>
            <m:dPr>
              <m:ctrlPr>
                <w:rPr>
                  <w:rFonts w:ascii="Cambria Math" w:eastAsiaTheme="minorEastAsia" w:hAnsi="Cambria Math"/>
                  <w:i/>
                  <w:iCs/>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=12</m:t>
          </m:r>
          <m:func>
            <m:funcPr>
              <m:ctrlPr>
                <w:rPr>
                  <w:rFonts w:ascii="Cambria Math" w:eastAsiaTheme="minorEastAsia" w:hAnsi="Cambria Math"/>
                  <w:i/>
                  <w:iCs/>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iCs/>
                      <w:sz w:val="22"/>
                      <w:szCs w:val="22"/>
                    </w:rPr>
                  </m:ctrlPr>
                </m:dPr>
                <m:e>
                  <m:r>
                    <w:rPr>
                      <w:rFonts w:ascii="Cambria Math" w:eastAsiaTheme="minorEastAsia" w:hAnsi="Cambria Math"/>
                      <w:sz w:val="22"/>
                      <w:szCs w:val="22"/>
                    </w:rPr>
                    <m:t>π-t</m:t>
                  </m:r>
                </m:e>
              </m:d>
            </m:e>
          </m:func>
          <m:r>
            <w:rPr>
              <w:rFonts w:ascii="Cambria Math" w:eastAsiaTheme="minorEastAsia" w:hAnsi="Cambria Math"/>
              <w:sz w:val="22"/>
              <w:szCs w:val="22"/>
            </w:rPr>
            <m:t>+5</m:t>
          </m:r>
        </m:oMath>
      </m:oMathPara>
    </w:p>
    <w:p w14:paraId="38ADB50C" w14:textId="77777777" w:rsidR="00555A81" w:rsidRPr="003C68B2" w:rsidRDefault="00555A81" w:rsidP="003C68B2">
      <w:pPr>
        <w:rPr>
          <w:rFonts w:eastAsiaTheme="minorEastAsia"/>
          <w:sz w:val="22"/>
          <w:szCs w:val="22"/>
        </w:rPr>
      </w:pPr>
    </w:p>
    <w:p w14:paraId="3AA0DB5F" w14:textId="77777777" w:rsidR="006A0B78" w:rsidRDefault="006A0B78">
      <w:pPr>
        <w:rPr>
          <w:rFonts w:eastAsiaTheme="minorEastAsia"/>
          <w:sz w:val="22"/>
          <w:szCs w:val="22"/>
        </w:rPr>
      </w:pPr>
      <w:r>
        <w:rPr>
          <w:rFonts w:eastAsiaTheme="minorEastAsia"/>
          <w:sz w:val="22"/>
          <w:szCs w:val="22"/>
        </w:rPr>
        <w:br w:type="page"/>
      </w:r>
    </w:p>
    <w:p w14:paraId="633D25AC" w14:textId="73EA0526" w:rsidR="00DB3223" w:rsidRDefault="00DB3223" w:rsidP="00DB3223">
      <w:pPr>
        <w:tabs>
          <w:tab w:val="left" w:pos="1870"/>
        </w:tabs>
        <w:rPr>
          <w:rFonts w:eastAsiaTheme="minorEastAsia"/>
          <w:sz w:val="22"/>
          <w:szCs w:val="22"/>
        </w:rPr>
      </w:pPr>
      <w:r>
        <w:rPr>
          <w:rFonts w:eastAsiaTheme="minorEastAsia"/>
          <w:sz w:val="22"/>
          <w:szCs w:val="22"/>
        </w:rPr>
        <w:lastRenderedPageBreak/>
        <w:t>8).</w:t>
      </w:r>
      <w:r w:rsidR="0057657A">
        <w:rPr>
          <w:rFonts w:eastAsiaTheme="minorEastAsia"/>
          <w:sz w:val="22"/>
          <w:szCs w:val="22"/>
        </w:rPr>
        <w:t xml:space="preserve"> [C]</w:t>
      </w:r>
      <w:r>
        <w:rPr>
          <w:rFonts w:eastAsiaTheme="minorEastAsia"/>
          <w:sz w:val="22"/>
          <w:szCs w:val="22"/>
        </w:rPr>
        <w:t xml:space="preserve">  Consider </w:t>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r>
                  <w:rPr>
                    <w:rFonts w:ascii="Cambria Math" w:eastAsiaTheme="minorEastAsia" w:hAnsi="Cambria Math"/>
                    <w:sz w:val="22"/>
                    <w:szCs w:val="22"/>
                  </w:rPr>
                  <m:t>A</m:t>
                </m:r>
                <m:d>
                  <m:dPr>
                    <m:ctrlPr>
                      <w:rPr>
                        <w:rFonts w:ascii="Cambria Math" w:eastAsiaTheme="minorEastAsia" w:hAnsi="Cambria Math"/>
                        <w:i/>
                        <w:sz w:val="22"/>
                        <w:szCs w:val="22"/>
                      </w:rPr>
                    </m:ctrlPr>
                  </m:dPr>
                  <m:e>
                    <m:r>
                      <w:rPr>
                        <w:rFonts w:ascii="Cambria Math" w:eastAsiaTheme="minorEastAsia" w:hAnsi="Cambria Math"/>
                        <w:sz w:val="22"/>
                        <w:szCs w:val="22"/>
                      </w:rPr>
                      <m:t>t</m:t>
                    </m:r>
                  </m:e>
                </m:d>
              </m:e>
            </m:d>
          </m:e>
        </m:func>
      </m:oMath>
      <w:r>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sz w:val="22"/>
                    <w:szCs w:val="22"/>
                  </w:rPr>
                </m:ctrlPr>
              </m:dPr>
              <m:e>
                <m:r>
                  <w:rPr>
                    <w:rFonts w:ascii="Cambria Math" w:eastAsiaTheme="minorEastAsia" w:hAnsi="Cambria Math"/>
                    <w:sz w:val="22"/>
                    <w:szCs w:val="22"/>
                  </w:rPr>
                  <m:t>A</m:t>
                </m:r>
                <m:d>
                  <m:dPr>
                    <m:ctrlPr>
                      <w:rPr>
                        <w:rFonts w:ascii="Cambria Math" w:eastAsiaTheme="minorEastAsia" w:hAnsi="Cambria Math"/>
                        <w:i/>
                        <w:sz w:val="22"/>
                        <w:szCs w:val="22"/>
                      </w:rPr>
                    </m:ctrlPr>
                  </m:dPr>
                  <m:e>
                    <m:r>
                      <w:rPr>
                        <w:rFonts w:ascii="Cambria Math" w:eastAsiaTheme="minorEastAsia" w:hAnsi="Cambria Math"/>
                        <w:sz w:val="22"/>
                        <w:szCs w:val="22"/>
                      </w:rPr>
                      <m:t>t</m:t>
                    </m:r>
                  </m:e>
                </m:d>
              </m:e>
            </m:d>
          </m:e>
        </m:func>
      </m:oMath>
      <w:r>
        <w:rPr>
          <w:rFonts w:eastAsiaTheme="minorEastAsia"/>
          <w:sz w:val="22"/>
          <w:szCs w:val="22"/>
        </w:rPr>
        <w:t xml:space="preserve">. </w:t>
      </w:r>
    </w:p>
    <w:p w14:paraId="3BDB35E4" w14:textId="77777777" w:rsidR="00DB3223" w:rsidRDefault="00DB3223" w:rsidP="00DB3223">
      <w:pPr>
        <w:tabs>
          <w:tab w:val="left" w:pos="1870"/>
        </w:tabs>
        <w:rPr>
          <w:rFonts w:eastAsiaTheme="minorEastAsia"/>
          <w:sz w:val="22"/>
          <w:szCs w:val="22"/>
        </w:rPr>
      </w:pPr>
      <w:r>
        <w:rPr>
          <w:rFonts w:eastAsiaTheme="minorEastAsia"/>
          <w:noProof/>
          <w:sz w:val="22"/>
          <w:szCs w:val="22"/>
        </w:rPr>
        <mc:AlternateContent>
          <mc:Choice Requires="wpg">
            <w:drawing>
              <wp:anchor distT="0" distB="0" distL="114300" distR="114300" simplePos="0" relativeHeight="251726848" behindDoc="0" locked="0" layoutInCell="1" allowOverlap="1" wp14:anchorId="1BDF4D2C" wp14:editId="04572010">
                <wp:simplePos x="0" y="0"/>
                <wp:positionH relativeFrom="margin">
                  <wp:align>left</wp:align>
                </wp:positionH>
                <wp:positionV relativeFrom="paragraph">
                  <wp:posOffset>320675</wp:posOffset>
                </wp:positionV>
                <wp:extent cx="6248400" cy="1377950"/>
                <wp:effectExtent l="0" t="0" r="0" b="0"/>
                <wp:wrapSquare wrapText="bothSides"/>
                <wp:docPr id="602814133" name="Group 2"/>
                <wp:cNvGraphicFramePr/>
                <a:graphic xmlns:a="http://schemas.openxmlformats.org/drawingml/2006/main">
                  <a:graphicData uri="http://schemas.microsoft.com/office/word/2010/wordprocessingGroup">
                    <wpg:wgp>
                      <wpg:cNvGrpSpPr/>
                      <wpg:grpSpPr>
                        <a:xfrm>
                          <a:off x="0" y="0"/>
                          <a:ext cx="6248400" cy="1377950"/>
                          <a:chOff x="0" y="0"/>
                          <a:chExt cx="6248400" cy="1377950"/>
                        </a:xfrm>
                      </wpg:grpSpPr>
                      <wps:wsp>
                        <wps:cNvPr id="1417932428" name="Text Box 1"/>
                        <wps:cNvSpPr txBox="1"/>
                        <wps:spPr>
                          <a:xfrm>
                            <a:off x="2959100" y="1073150"/>
                            <a:ext cx="323850" cy="304800"/>
                          </a:xfrm>
                          <a:prstGeom prst="rect">
                            <a:avLst/>
                          </a:prstGeom>
                          <a:noFill/>
                          <a:ln w="6350">
                            <a:noFill/>
                          </a:ln>
                        </wps:spPr>
                        <wps:txbx>
                          <w:txbxContent>
                            <w:p w14:paraId="1DF23D6C" w14:textId="77777777" w:rsidR="00DB3223" w:rsidRDefault="00DB3223" w:rsidP="00DB3223">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443706" name="Text Box 1"/>
                        <wps:cNvSpPr txBox="1"/>
                        <wps:spPr>
                          <a:xfrm>
                            <a:off x="0" y="241300"/>
                            <a:ext cx="469900" cy="304800"/>
                          </a:xfrm>
                          <a:prstGeom prst="rect">
                            <a:avLst/>
                          </a:prstGeom>
                          <a:noFill/>
                          <a:ln w="6350">
                            <a:noFill/>
                          </a:ln>
                        </wps:spPr>
                        <wps:txbx>
                          <w:txbxContent>
                            <w:p w14:paraId="1E109866" w14:textId="77777777" w:rsidR="00DB3223" w:rsidRDefault="00DB3223" w:rsidP="00DB3223">
                              <w:r>
                                <w:t>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21714308"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381000" y="0"/>
                            <a:ext cx="5867400" cy="1063625"/>
                          </a:xfrm>
                          <a:prstGeom prst="rect">
                            <a:avLst/>
                          </a:prstGeom>
                        </pic:spPr>
                      </pic:pic>
                    </wpg:wgp>
                  </a:graphicData>
                </a:graphic>
              </wp:anchor>
            </w:drawing>
          </mc:Choice>
          <mc:Fallback>
            <w:pict>
              <v:group w14:anchorId="1BDF4D2C" id="_x0000_s1043" style="position:absolute;margin-left:0;margin-top:25.25pt;width:492pt;height:108.5pt;z-index:251726848;mso-position-horizontal:left;mso-position-horizontal-relative:margin" coordsize="62484,13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">
                <v:shape id="Text Box 1" o:spid="_x0000_s1044" type="#_x0000_t202" style="position:absolute;left:29591;top:10731;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" filled="f" stroked="f" strokeweight=".5pt">
                  <v:textbox>
                    <w:txbxContent>
                      <w:p w14:paraId="1DF23D6C" w14:textId="77777777" w:rsidR="00DB3223" w:rsidRDefault="00DB3223" w:rsidP="00DB3223">
                        <w:r>
                          <w:t>t</w:t>
                        </w:r>
                      </w:p>
                    </w:txbxContent>
                  </v:textbox>
                </v:shape>
                <v:shape id="Text Box 1" o:spid="_x0000_s1045" type="#_x0000_t202" style="position:absolute;top:2413;width:469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" filled="f" stroked="f" strokeweight=".5pt">
                  <v:textbox>
                    <w:txbxContent>
                      <w:p w14:paraId="1E109866" w14:textId="77777777" w:rsidR="00DB3223" w:rsidRDefault="00DB3223" w:rsidP="00DB3223">
                        <w:r>
                          <w:t>A(t)</w:t>
                        </w:r>
                      </w:p>
                    </w:txbxContent>
                  </v:textbox>
                </v:shape>
                <v:shape id="Picture 1" o:spid="_x0000_s1046" type="#_x0000_t75" style="position:absolute;left:3810;width:58674;height:10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">
                  <v:imagedata r:id="rId6" o:title=""/>
                </v:shape>
                <w10:wrap type="square" anchorx="margin"/>
              </v:group>
            </w:pict>
          </mc:Fallback>
        </mc:AlternateContent>
      </w:r>
      <w:r>
        <w:rPr>
          <w:rFonts w:eastAsiaTheme="minorEastAsia"/>
          <w:sz w:val="22"/>
          <w:szCs w:val="22"/>
        </w:rPr>
        <w:t xml:space="preserve">If </w:t>
      </w:r>
      <m:oMath>
        <m:r>
          <w:rPr>
            <w:rFonts w:ascii="Cambria Math" w:eastAsiaTheme="minorEastAsia" w:hAnsi="Cambria Math"/>
            <w:sz w:val="22"/>
            <w:szCs w:val="22"/>
          </w:rPr>
          <m:t>A(t)</m:t>
        </m:r>
      </m:oMath>
      <w:r>
        <w:rPr>
          <w:rFonts w:eastAsiaTheme="minorEastAsia"/>
          <w:sz w:val="22"/>
          <w:szCs w:val="22"/>
        </w:rPr>
        <w:t xml:space="preserve"> is given by this graph:</w:t>
      </w:r>
    </w:p>
    <w:p w14:paraId="63AF2FB6" w14:textId="77777777" w:rsidR="00DB3223" w:rsidRDefault="00DB3223" w:rsidP="00DB3223">
      <w:pPr>
        <w:tabs>
          <w:tab w:val="left" w:pos="1870"/>
        </w:tabs>
        <w:rPr>
          <w:rFonts w:eastAsiaTheme="minorEastAsia"/>
          <w:sz w:val="22"/>
          <w:szCs w:val="22"/>
        </w:rPr>
      </w:pPr>
      <w:r>
        <w:rPr>
          <w:rFonts w:eastAsiaTheme="minorEastAsia"/>
          <w:sz w:val="22"/>
          <w:szCs w:val="22"/>
        </w:rPr>
        <w:t xml:space="preserve">a).  What are the points (x, y) coordinates at </w:t>
      </w:r>
      <m:oMath>
        <m:r>
          <w:rPr>
            <w:rFonts w:ascii="Cambria Math" w:eastAsiaTheme="minorEastAsia" w:hAnsi="Cambria Math"/>
            <w:sz w:val="22"/>
            <w:szCs w:val="22"/>
          </w:rPr>
          <m:t>t=3</m:t>
        </m:r>
      </m:oMath>
      <w:r>
        <w:rPr>
          <w:rFonts w:eastAsiaTheme="minorEastAsia"/>
          <w:sz w:val="22"/>
          <w:szCs w:val="22"/>
        </w:rPr>
        <w:t xml:space="preserve"> ?  (think about how the output of </w:t>
      </w:r>
      <m:oMath>
        <m:r>
          <w:rPr>
            <w:rFonts w:ascii="Cambria Math" w:eastAsiaTheme="minorEastAsia" w:hAnsi="Cambria Math"/>
            <w:sz w:val="22"/>
            <w:szCs w:val="22"/>
          </w:rPr>
          <m:t>A(t)</m:t>
        </m:r>
      </m:oMath>
      <w:r>
        <w:rPr>
          <w:rFonts w:eastAsiaTheme="minorEastAsia"/>
          <w:sz w:val="22"/>
          <w:szCs w:val="22"/>
        </w:rPr>
        <w:t xml:space="preserve"> is being used in the parametric equations).</w:t>
      </w:r>
    </w:p>
    <w:p w14:paraId="0E61D870" w14:textId="77777777" w:rsidR="00DB3223" w:rsidRDefault="00DB3223" w:rsidP="00DB3223">
      <w:pPr>
        <w:tabs>
          <w:tab w:val="left" w:pos="1870"/>
        </w:tabs>
        <w:rPr>
          <w:rFonts w:eastAsiaTheme="minorEastAsia"/>
          <w:sz w:val="22"/>
          <w:szCs w:val="22"/>
        </w:rPr>
      </w:pPr>
      <w:r>
        <w:rPr>
          <w:rFonts w:eastAsiaTheme="minorEastAsia"/>
          <w:sz w:val="22"/>
          <w:szCs w:val="22"/>
        </w:rPr>
        <w:t xml:space="preserve">At </w:t>
      </w:r>
      <m:oMath>
        <m:r>
          <w:rPr>
            <w:rFonts w:ascii="Cambria Math" w:eastAsiaTheme="minorEastAsia" w:hAnsi="Cambria Math"/>
            <w:sz w:val="22"/>
            <w:szCs w:val="22"/>
          </w:rPr>
          <m:t>t=3</m:t>
        </m:r>
      </m:oMath>
      <w:r>
        <w:rPr>
          <w:rFonts w:eastAsiaTheme="minorEastAsia"/>
          <w:sz w:val="22"/>
          <w:szCs w:val="22"/>
        </w:rPr>
        <w:t xml:space="preserve"> is see that </w:t>
      </w:r>
      <m:oMath>
        <m:r>
          <w:rPr>
            <w:rFonts w:ascii="Cambria Math" w:eastAsiaTheme="minorEastAsia" w:hAnsi="Cambria Math"/>
            <w:sz w:val="22"/>
            <w:szCs w:val="22"/>
          </w:rPr>
          <m:t>A</m:t>
        </m:r>
        <m:d>
          <m:dPr>
            <m:ctrlPr>
              <w:rPr>
                <w:rFonts w:ascii="Cambria Math" w:eastAsiaTheme="minorEastAsia" w:hAnsi="Cambria Math"/>
                <w:i/>
                <w:sz w:val="22"/>
                <w:szCs w:val="22"/>
              </w:rPr>
            </m:ctrlPr>
          </m:dPr>
          <m:e>
            <m:r>
              <w:rPr>
                <w:rFonts w:ascii="Cambria Math" w:eastAsiaTheme="minorEastAsia" w:hAnsi="Cambria Math"/>
                <w:sz w:val="22"/>
                <w:szCs w:val="22"/>
              </w:rPr>
              <m:t>3</m:t>
            </m:r>
          </m:e>
        </m:d>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oMath>
      <w:r>
        <w:rPr>
          <w:rFonts w:eastAsiaTheme="minorEastAsia"/>
          <w:sz w:val="22"/>
          <w:szCs w:val="22"/>
        </w:rPr>
        <w:t xml:space="preserve">.  </w:t>
      </w:r>
    </w:p>
    <w:p w14:paraId="1B7C67E4" w14:textId="68940B92" w:rsidR="00DB3223" w:rsidRDefault="00DB3223" w:rsidP="00DB3223">
      <w:pPr>
        <w:tabs>
          <w:tab w:val="left" w:pos="1870"/>
        </w:tabs>
        <w:rPr>
          <w:rFonts w:eastAsiaTheme="minorEastAsia"/>
          <w:sz w:val="22"/>
          <w:szCs w:val="22"/>
        </w:rPr>
      </w:pPr>
      <w:r>
        <w:rPr>
          <w:rFonts w:eastAsiaTheme="minorEastAsia"/>
          <w:sz w:val="22"/>
          <w:szCs w:val="22"/>
        </w:rPr>
        <w:t xml:space="preserve">That means </w:t>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3</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r>
                  <w:rPr>
                    <w:rFonts w:ascii="Cambria Math" w:eastAsiaTheme="minorEastAsia" w:hAnsi="Cambria Math"/>
                    <w:sz w:val="22"/>
                    <w:szCs w:val="22"/>
                  </w:rPr>
                  <m:t>A</m:t>
                </m:r>
                <m:d>
                  <m:dPr>
                    <m:ctrlPr>
                      <w:rPr>
                        <w:rFonts w:ascii="Cambria Math" w:eastAsiaTheme="minorEastAsia" w:hAnsi="Cambria Math"/>
                        <w:i/>
                        <w:sz w:val="22"/>
                        <w:szCs w:val="22"/>
                      </w:rPr>
                    </m:ctrlPr>
                  </m:dPr>
                  <m:e>
                    <m:r>
                      <w:rPr>
                        <w:rFonts w:ascii="Cambria Math" w:eastAsiaTheme="minorEastAsia" w:hAnsi="Cambria Math"/>
                        <w:sz w:val="22"/>
                        <w:szCs w:val="22"/>
                      </w:rPr>
                      <m:t>3</m:t>
                    </m:r>
                  </m:e>
                </m:d>
              </m:e>
            </m:d>
          </m:e>
        </m:func>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e>
            </m:d>
          </m:e>
        </m:func>
        <m:r>
          <w:rPr>
            <w:rFonts w:ascii="Cambria Math" w:eastAsiaTheme="minorEastAsia" w:hAnsi="Cambria Math"/>
            <w:sz w:val="22"/>
            <w:szCs w:val="22"/>
          </w:rPr>
          <m:t>=0</m:t>
        </m:r>
      </m:oMath>
      <w:r>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3</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sz w:val="22"/>
                    <w:szCs w:val="22"/>
                  </w:rPr>
                </m:ctrlPr>
              </m:dPr>
              <m:e>
                <m:r>
                  <w:rPr>
                    <w:rFonts w:ascii="Cambria Math" w:eastAsiaTheme="minorEastAsia" w:hAnsi="Cambria Math"/>
                    <w:sz w:val="22"/>
                    <w:szCs w:val="22"/>
                  </w:rPr>
                  <m:t>A(3)</m:t>
                </m:r>
              </m:e>
            </m:d>
          </m:e>
        </m:func>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sz w:val="22"/>
                    <w:szCs w:val="22"/>
                  </w:rPr>
                </m:ctrlPr>
              </m:dPr>
              <m:e>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e>
            </m:d>
          </m:e>
        </m:func>
        <m:r>
          <w:rPr>
            <w:rFonts w:ascii="Cambria Math" w:eastAsiaTheme="minorEastAsia" w:hAnsi="Cambria Math"/>
            <w:sz w:val="22"/>
            <w:szCs w:val="22"/>
          </w:rPr>
          <m:t>=1</m:t>
        </m:r>
      </m:oMath>
    </w:p>
    <w:p w14:paraId="56195AB5" w14:textId="6F37AF35" w:rsidR="00DB3223" w:rsidRDefault="00DB3223" w:rsidP="00DB3223">
      <w:pPr>
        <w:tabs>
          <w:tab w:val="left" w:pos="1870"/>
        </w:tabs>
        <w:rPr>
          <w:rFonts w:eastAsiaTheme="minorEastAsia"/>
          <w:sz w:val="22"/>
          <w:szCs w:val="22"/>
        </w:rPr>
      </w:pPr>
      <w:r>
        <w:rPr>
          <w:rFonts w:eastAsiaTheme="minorEastAsia"/>
          <w:sz w:val="22"/>
          <w:szCs w:val="22"/>
        </w:rPr>
        <w:t xml:space="preserve">So the point is at (0, 1).  In other words, at the (x, y) coordinates corresponding to the angle </w:t>
      </w:r>
      <m:oMath>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m:t>
            </m:r>
          </m:den>
        </m:f>
      </m:oMath>
      <w:r>
        <w:rPr>
          <w:rFonts w:eastAsiaTheme="minorEastAsia"/>
          <w:sz w:val="22"/>
          <w:szCs w:val="22"/>
        </w:rPr>
        <w:t>.</w:t>
      </w:r>
    </w:p>
    <w:p w14:paraId="52C648AF" w14:textId="77777777" w:rsidR="00DB3223" w:rsidRDefault="00DB3223" w:rsidP="00DB3223">
      <w:pPr>
        <w:tabs>
          <w:tab w:val="left" w:pos="1870"/>
        </w:tabs>
        <w:rPr>
          <w:rFonts w:eastAsiaTheme="minorEastAsia"/>
          <w:sz w:val="22"/>
          <w:szCs w:val="22"/>
        </w:rPr>
      </w:pPr>
      <w:r>
        <w:rPr>
          <w:rFonts w:eastAsiaTheme="minorEastAsia"/>
          <w:sz w:val="22"/>
          <w:szCs w:val="22"/>
        </w:rPr>
        <w:t>b).  Describe in words the movement of the point around the circle.</w:t>
      </w:r>
    </w:p>
    <w:p w14:paraId="0DEED1C5" w14:textId="3986A697" w:rsidR="00DB3223" w:rsidRDefault="00DB3223" w:rsidP="003C68B2">
      <w:pPr>
        <w:rPr>
          <w:rFonts w:eastAsiaTheme="minorEastAsia"/>
          <w:sz w:val="22"/>
          <w:szCs w:val="22"/>
        </w:rPr>
      </w:pPr>
      <w:r>
        <w:rPr>
          <w:rFonts w:eastAsiaTheme="minorEastAsia"/>
          <w:sz w:val="22"/>
          <w:szCs w:val="22"/>
        </w:rPr>
        <w:t>The point looks like it starts at an angle of 0 (the right side of the circle) and moves anti-clockwise until t = 3 when it’s made a quarter-turn.  It rotates slightly beyond that, and then turns around and rotates clockwise towards 0 (right side of the circle) but never gets there as it decreases its rotational speed.</w:t>
      </w:r>
    </w:p>
    <w:p w14:paraId="086C8BDD" w14:textId="23841CF3" w:rsidR="00555A81" w:rsidRPr="003C68B2" w:rsidRDefault="00BF1F2E" w:rsidP="003C68B2">
      <w:pPr>
        <w:rPr>
          <w:rFonts w:eastAsiaTheme="minorEastAsia"/>
          <w:sz w:val="22"/>
          <w:szCs w:val="22"/>
        </w:rPr>
      </w:pPr>
      <w:r>
        <w:rPr>
          <w:rFonts w:eastAsiaTheme="minorEastAsia"/>
          <w:sz w:val="22"/>
          <w:szCs w:val="22"/>
        </w:rPr>
        <w:t>9</w:t>
      </w:r>
      <w:r w:rsidR="00555A81" w:rsidRPr="003C68B2">
        <w:rPr>
          <w:rFonts w:eastAsiaTheme="minorEastAsia"/>
          <w:sz w:val="22"/>
          <w:szCs w:val="22"/>
        </w:rPr>
        <w:t>).</w:t>
      </w:r>
      <w:r>
        <w:rPr>
          <w:rFonts w:eastAsiaTheme="minorEastAsia"/>
          <w:sz w:val="22"/>
          <w:szCs w:val="22"/>
        </w:rPr>
        <w:t xml:space="preserve"> [P]</w:t>
      </w:r>
      <w:r w:rsidR="00555A81" w:rsidRPr="003C68B2">
        <w:rPr>
          <w:rFonts w:eastAsiaTheme="minorEastAsia"/>
          <w:sz w:val="22"/>
          <w:szCs w:val="22"/>
        </w:rPr>
        <w:t xml:space="preserve"> Consider </w:t>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cos⁡</m:t>
        </m:r>
        <m:r>
          <w:rPr>
            <w:rFonts w:ascii="Cambria Math" w:eastAsiaTheme="minorEastAsia" w:hAnsi="Cambria Math"/>
            <w:sz w:val="22"/>
            <w:szCs w:val="22"/>
          </w:rPr>
          <m:t>(t)</m:t>
        </m:r>
      </m:oMath>
      <w:r w:rsidR="00555A81" w:rsidRPr="003C68B2">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sin⁡</m:t>
        </m:r>
        <m:r>
          <w:rPr>
            <w:rFonts w:ascii="Cambria Math" w:eastAsiaTheme="minorEastAsia" w:hAnsi="Cambria Math"/>
            <w:sz w:val="22"/>
            <w:szCs w:val="22"/>
          </w:rPr>
          <m:t>(t)</m:t>
        </m:r>
      </m:oMath>
      <w:r w:rsidR="00555A81" w:rsidRPr="003C68B2">
        <w:rPr>
          <w:rFonts w:eastAsiaTheme="minorEastAsia"/>
          <w:sz w:val="22"/>
          <w:szCs w:val="22"/>
        </w:rPr>
        <w:t>.</w:t>
      </w:r>
    </w:p>
    <w:p w14:paraId="3CFD3AE8" w14:textId="480C9850" w:rsidR="00555A81" w:rsidRPr="003C68B2" w:rsidRDefault="00555A81" w:rsidP="003C68B2">
      <w:pPr>
        <w:rPr>
          <w:rFonts w:eastAsiaTheme="minorEastAsia"/>
          <w:sz w:val="22"/>
          <w:szCs w:val="22"/>
        </w:rPr>
      </w:pPr>
      <w:r w:rsidRPr="003C68B2">
        <w:rPr>
          <w:rFonts w:eastAsiaTheme="minorEastAsia"/>
          <w:sz w:val="22"/>
          <w:szCs w:val="22"/>
        </w:rPr>
        <w:t>a).  Modify the equations so that at t = 0 the point starts at the bottom of the circle and moves clockwise (at whatever speed you want).</w:t>
      </w:r>
    </w:p>
    <w:p w14:paraId="252684C7" w14:textId="77777777" w:rsidR="006A0B78" w:rsidRDefault="006A0B78" w:rsidP="003C68B2">
      <w:pPr>
        <w:rPr>
          <w:rFonts w:eastAsiaTheme="minorEastAsia"/>
          <w:bCs/>
          <w:sz w:val="22"/>
          <w:szCs w:val="22"/>
        </w:rPr>
      </w:pPr>
      <m:oMath>
        <m:r>
          <w:rPr>
            <w:rFonts w:ascii="Cambria Math" w:eastAsiaTheme="minorEastAsia" w:hAnsi="Cambria Math"/>
            <w:sz w:val="22"/>
            <w:szCs w:val="22"/>
          </w:rPr>
          <m:t>x</m:t>
        </m:r>
        <m:d>
          <m:dPr>
            <m:ctrlPr>
              <w:rPr>
                <w:rFonts w:ascii="Cambria Math" w:eastAsiaTheme="minorEastAsia" w:hAnsi="Cambria Math"/>
                <w:bCs/>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=cos</m:t>
        </m:r>
        <m:d>
          <m:dPr>
            <m:ctrlPr>
              <w:rPr>
                <w:rFonts w:ascii="Cambria Math" w:eastAsiaTheme="minorEastAsia" w:hAnsi="Cambria Math"/>
                <w:bCs/>
                <w:i/>
                <w:sz w:val="22"/>
                <w:szCs w:val="22"/>
              </w:rPr>
            </m:ctrlPr>
          </m:dPr>
          <m:e>
            <m:f>
              <m:fPr>
                <m:ctrlPr>
                  <w:rPr>
                    <w:rFonts w:ascii="Cambria Math" w:eastAsiaTheme="minorEastAsia" w:hAnsi="Cambria Math"/>
                    <w:bCs/>
                    <w:i/>
                    <w:sz w:val="22"/>
                    <w:szCs w:val="22"/>
                  </w:rPr>
                </m:ctrlPr>
              </m:fPr>
              <m:num>
                <m:r>
                  <w:rPr>
                    <w:rFonts w:ascii="Cambria Math" w:eastAsiaTheme="minorEastAsia" w:hAnsi="Cambria Math"/>
                    <w:sz w:val="22"/>
                    <w:szCs w:val="22"/>
                  </w:rPr>
                  <m:t>3π</m:t>
                </m:r>
              </m:num>
              <m:den>
                <m:r>
                  <w:rPr>
                    <w:rFonts w:ascii="Cambria Math" w:eastAsiaTheme="minorEastAsia" w:hAnsi="Cambria Math"/>
                    <w:sz w:val="22"/>
                    <w:szCs w:val="22"/>
                  </w:rPr>
                  <m:t>2</m:t>
                </m:r>
              </m:den>
            </m:f>
            <m:r>
              <w:rPr>
                <w:rFonts w:ascii="Cambria Math" w:eastAsiaTheme="minorEastAsia" w:hAnsi="Cambria Math"/>
                <w:sz w:val="22"/>
                <w:szCs w:val="22"/>
              </w:rPr>
              <m:t>-t</m:t>
            </m:r>
          </m:e>
        </m:d>
      </m:oMath>
      <w:r w:rsidR="00555A81" w:rsidRPr="006A0B78">
        <w:rPr>
          <w:rFonts w:eastAsiaTheme="minorEastAsia"/>
          <w:bCs/>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bCs/>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=sin</m:t>
        </m:r>
        <m:d>
          <m:dPr>
            <m:ctrlPr>
              <w:rPr>
                <w:rFonts w:ascii="Cambria Math" w:eastAsiaTheme="minorEastAsia" w:hAnsi="Cambria Math"/>
                <w:bCs/>
                <w:i/>
                <w:sz w:val="22"/>
                <w:szCs w:val="22"/>
              </w:rPr>
            </m:ctrlPr>
          </m:dPr>
          <m:e>
            <m:f>
              <m:fPr>
                <m:ctrlPr>
                  <w:rPr>
                    <w:rFonts w:ascii="Cambria Math" w:eastAsiaTheme="minorEastAsia" w:hAnsi="Cambria Math"/>
                    <w:bCs/>
                    <w:i/>
                    <w:sz w:val="22"/>
                    <w:szCs w:val="22"/>
                  </w:rPr>
                </m:ctrlPr>
              </m:fPr>
              <m:num>
                <m:r>
                  <w:rPr>
                    <w:rFonts w:ascii="Cambria Math" w:eastAsiaTheme="minorEastAsia" w:hAnsi="Cambria Math"/>
                    <w:sz w:val="22"/>
                    <w:szCs w:val="22"/>
                  </w:rPr>
                  <m:t>3π</m:t>
                </m:r>
              </m:num>
              <m:den>
                <m:r>
                  <w:rPr>
                    <w:rFonts w:ascii="Cambria Math" w:eastAsiaTheme="minorEastAsia" w:hAnsi="Cambria Math"/>
                    <w:sz w:val="22"/>
                    <w:szCs w:val="22"/>
                  </w:rPr>
                  <m:t>2</m:t>
                </m:r>
              </m:den>
            </m:f>
            <m:r>
              <w:rPr>
                <w:rFonts w:ascii="Cambria Math" w:eastAsiaTheme="minorEastAsia" w:hAnsi="Cambria Math"/>
                <w:sz w:val="22"/>
                <w:szCs w:val="22"/>
              </w:rPr>
              <m:t>-t</m:t>
            </m:r>
          </m:e>
        </m:d>
      </m:oMath>
      <w:r w:rsidR="00555A81" w:rsidRPr="006A0B78">
        <w:rPr>
          <w:rFonts w:eastAsiaTheme="minorEastAsia"/>
          <w:bCs/>
          <w:sz w:val="22"/>
          <w:szCs w:val="22"/>
        </w:rPr>
        <w:t xml:space="preserve">  would work.  </w:t>
      </w:r>
    </w:p>
    <w:p w14:paraId="59C9B4B1" w14:textId="73DDF5AB" w:rsidR="00555A81" w:rsidRDefault="00555A81" w:rsidP="003C68B2">
      <w:pPr>
        <w:rPr>
          <w:rFonts w:eastAsiaTheme="minorEastAsia"/>
          <w:bCs/>
          <w:sz w:val="22"/>
          <w:szCs w:val="22"/>
        </w:rPr>
      </w:pPr>
      <w:r w:rsidRPr="006A0B78">
        <w:rPr>
          <w:rFonts w:eastAsiaTheme="minorEastAsia"/>
          <w:bCs/>
          <w:sz w:val="22"/>
          <w:szCs w:val="22"/>
        </w:rPr>
        <w:t xml:space="preserve">How can we know?  Imagine </w:t>
      </w:r>
      <m:oMath>
        <m:r>
          <w:rPr>
            <w:rFonts w:ascii="Cambria Math" w:eastAsiaTheme="minorEastAsia" w:hAnsi="Cambria Math"/>
            <w:sz w:val="22"/>
            <w:szCs w:val="22"/>
          </w:rPr>
          <m:t>A</m:t>
        </m:r>
        <m:d>
          <m:dPr>
            <m:ctrlPr>
              <w:rPr>
                <w:rFonts w:ascii="Cambria Math" w:eastAsiaTheme="minorEastAsia" w:hAnsi="Cambria Math"/>
                <w:bCs/>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
          <m:fPr>
            <m:ctrlPr>
              <w:rPr>
                <w:rFonts w:ascii="Cambria Math" w:eastAsiaTheme="minorEastAsia" w:hAnsi="Cambria Math"/>
                <w:bCs/>
                <w:i/>
                <w:sz w:val="22"/>
                <w:szCs w:val="22"/>
              </w:rPr>
            </m:ctrlPr>
          </m:fPr>
          <m:num>
            <m:r>
              <w:rPr>
                <w:rFonts w:ascii="Cambria Math" w:eastAsiaTheme="minorEastAsia" w:hAnsi="Cambria Math"/>
                <w:sz w:val="22"/>
                <w:szCs w:val="22"/>
              </w:rPr>
              <m:t>3π</m:t>
            </m:r>
          </m:num>
          <m:den>
            <m:r>
              <w:rPr>
                <w:rFonts w:ascii="Cambria Math" w:eastAsiaTheme="minorEastAsia" w:hAnsi="Cambria Math"/>
                <w:sz w:val="22"/>
                <w:szCs w:val="22"/>
              </w:rPr>
              <m:t>2</m:t>
            </m:r>
          </m:den>
        </m:f>
        <m:r>
          <w:rPr>
            <w:rFonts w:ascii="Cambria Math" w:eastAsiaTheme="minorEastAsia" w:hAnsi="Cambria Math"/>
            <w:sz w:val="22"/>
            <w:szCs w:val="22"/>
          </w:rPr>
          <m:t>-t</m:t>
        </m:r>
      </m:oMath>
      <w:r w:rsidRPr="006A0B78">
        <w:rPr>
          <w:rFonts w:eastAsiaTheme="minorEastAsia"/>
          <w:bCs/>
          <w:sz w:val="22"/>
          <w:szCs w:val="22"/>
        </w:rPr>
        <w:t xml:space="preserve">  gives the angle as a function of time.  What’s the angle at t = 0?  As t increases, what’s the angle doing?  Is that moving clockwise or anti-clockwise?</w:t>
      </w:r>
    </w:p>
    <w:p w14:paraId="636AA570" w14:textId="2CD1F43E" w:rsidR="006A0B78" w:rsidRPr="006A0B78" w:rsidRDefault="006A0B78" w:rsidP="003C68B2">
      <w:pPr>
        <w:rPr>
          <w:rFonts w:eastAsiaTheme="minorEastAsia"/>
          <w:bCs/>
          <w:sz w:val="22"/>
          <w:szCs w:val="22"/>
        </w:rPr>
      </w:pPr>
      <w:r>
        <w:rPr>
          <w:rFonts w:eastAsiaTheme="minorEastAsia"/>
          <w:bCs/>
          <w:sz w:val="22"/>
          <w:szCs w:val="22"/>
        </w:rPr>
        <w:t xml:space="preserve">We can use that </w:t>
      </w:r>
      <m:oMath>
        <m:r>
          <w:rPr>
            <w:rFonts w:ascii="Cambria Math" w:eastAsiaTheme="minorEastAsia" w:hAnsi="Cambria Math"/>
            <w:sz w:val="22"/>
            <w:szCs w:val="22"/>
          </w:rPr>
          <m:t>A(t)</m:t>
        </m:r>
      </m:oMath>
      <w:r>
        <w:rPr>
          <w:rFonts w:eastAsiaTheme="minorEastAsia"/>
          <w:bCs/>
          <w:sz w:val="22"/>
          <w:szCs w:val="22"/>
        </w:rPr>
        <w:t xml:space="preserve"> expression in the place that describes angle – inside the sine and cosine.</w:t>
      </w:r>
    </w:p>
    <w:p w14:paraId="15E62097" w14:textId="77777777" w:rsidR="00BF1F2E" w:rsidRDefault="00BF1F2E" w:rsidP="003C68B2">
      <w:pPr>
        <w:rPr>
          <w:rFonts w:eastAsiaTheme="minorEastAsia"/>
          <w:sz w:val="22"/>
          <w:szCs w:val="22"/>
        </w:rPr>
      </w:pPr>
    </w:p>
    <w:p w14:paraId="051EF38C" w14:textId="1E574B07" w:rsidR="00555A81" w:rsidRPr="003C68B2" w:rsidRDefault="00555A81" w:rsidP="003C68B2">
      <w:pPr>
        <w:rPr>
          <w:rFonts w:eastAsiaTheme="minorEastAsia"/>
          <w:sz w:val="22"/>
          <w:szCs w:val="22"/>
        </w:rPr>
      </w:pPr>
      <w:r w:rsidRPr="003C68B2">
        <w:rPr>
          <w:rFonts w:eastAsiaTheme="minorEastAsia"/>
          <w:sz w:val="22"/>
          <w:szCs w:val="22"/>
        </w:rPr>
        <w:t xml:space="preserve">b).  Modify the equations so that at t= 0 the point is at an angle of </w:t>
      </w:r>
      <m:oMath>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4</m:t>
            </m:r>
          </m:den>
        </m:f>
      </m:oMath>
      <w:r w:rsidRPr="003C68B2">
        <w:rPr>
          <w:rFonts w:eastAsiaTheme="minorEastAsia"/>
          <w:sz w:val="22"/>
          <w:szCs w:val="22"/>
        </w:rPr>
        <w:t xml:space="preserve"> and at t = 10 the point is at an angle of </w:t>
      </w:r>
      <m:oMath>
        <m:f>
          <m:fPr>
            <m:ctrlPr>
              <w:rPr>
                <w:rFonts w:ascii="Cambria Math" w:eastAsiaTheme="minorEastAsia" w:hAnsi="Cambria Math"/>
                <w:i/>
                <w:sz w:val="22"/>
                <w:szCs w:val="22"/>
              </w:rPr>
            </m:ctrlPr>
          </m:fPr>
          <m:num>
            <m:r>
              <w:rPr>
                <w:rFonts w:ascii="Cambria Math" w:eastAsiaTheme="minorEastAsia" w:hAnsi="Cambria Math"/>
                <w:sz w:val="22"/>
                <w:szCs w:val="22"/>
              </w:rPr>
              <m:t>3π</m:t>
            </m:r>
          </m:num>
          <m:den>
            <m:r>
              <w:rPr>
                <w:rFonts w:ascii="Cambria Math" w:eastAsiaTheme="minorEastAsia" w:hAnsi="Cambria Math"/>
                <w:sz w:val="22"/>
                <w:szCs w:val="22"/>
              </w:rPr>
              <m:t>4</m:t>
            </m:r>
          </m:den>
        </m:f>
      </m:oMath>
      <w:r w:rsidRPr="003C68B2">
        <w:rPr>
          <w:rFonts w:eastAsiaTheme="minorEastAsia"/>
          <w:sz w:val="22"/>
          <w:szCs w:val="22"/>
        </w:rPr>
        <w:t>.</w:t>
      </w:r>
    </w:p>
    <w:p w14:paraId="238CE284" w14:textId="3EE6BA4C" w:rsidR="00555A81" w:rsidRPr="00BF1F2E" w:rsidRDefault="00BF1F2E" w:rsidP="003C68B2">
      <w:pPr>
        <w:rPr>
          <w:bCs/>
          <w:sz w:val="22"/>
          <w:szCs w:val="22"/>
        </w:rPr>
      </w:pPr>
      <m:oMath>
        <m:r>
          <w:rPr>
            <w:rFonts w:ascii="Cambria Math" w:eastAsiaTheme="minorEastAsia" w:hAnsi="Cambria Math"/>
            <w:sz w:val="22"/>
            <w:szCs w:val="22"/>
          </w:rPr>
          <m:t>x</m:t>
        </m:r>
        <m:d>
          <m:dPr>
            <m:ctrlPr>
              <w:rPr>
                <w:rFonts w:ascii="Cambria Math" w:eastAsiaTheme="minorEastAsia" w:hAnsi="Cambria Math"/>
                <w:bCs/>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=cos</m:t>
        </m:r>
        <m:d>
          <m:dPr>
            <m:ctrlPr>
              <w:rPr>
                <w:rFonts w:ascii="Cambria Math" w:eastAsiaTheme="minorEastAsia" w:hAnsi="Cambria Math"/>
                <w:bCs/>
                <w:i/>
                <w:sz w:val="22"/>
                <w:szCs w:val="22"/>
              </w:rPr>
            </m:ctrlPr>
          </m:dPr>
          <m:e>
            <m:f>
              <m:fPr>
                <m:ctrlPr>
                  <w:rPr>
                    <w:rFonts w:ascii="Cambria Math" w:eastAsiaTheme="minorEastAsia" w:hAnsi="Cambria Math"/>
                    <w:bCs/>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4</m:t>
                </m:r>
              </m:den>
            </m:f>
            <m:r>
              <w:rPr>
                <w:rFonts w:ascii="Cambria Math" w:eastAsiaTheme="minorEastAsia" w:hAnsi="Cambria Math"/>
                <w:sz w:val="22"/>
                <w:szCs w:val="22"/>
              </w:rPr>
              <m:t>+</m:t>
            </m:r>
            <m:f>
              <m:fPr>
                <m:ctrlPr>
                  <w:rPr>
                    <w:rFonts w:ascii="Cambria Math" w:eastAsiaTheme="minorEastAsia" w:hAnsi="Cambria Math"/>
                    <w:bCs/>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20</m:t>
                </m:r>
              </m:den>
            </m:f>
            <m:r>
              <w:rPr>
                <w:rFonts w:ascii="Cambria Math" w:eastAsiaTheme="minorEastAsia" w:hAnsi="Cambria Math"/>
                <w:sz w:val="22"/>
                <w:szCs w:val="22"/>
              </w:rPr>
              <m:t>t</m:t>
            </m:r>
          </m:e>
        </m:d>
      </m:oMath>
      <w:r w:rsidR="00555A81" w:rsidRPr="00BF1F2E">
        <w:rPr>
          <w:rFonts w:eastAsiaTheme="minorEastAsia"/>
          <w:bCs/>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bCs/>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=sin</m:t>
        </m:r>
        <m:d>
          <m:dPr>
            <m:ctrlPr>
              <w:rPr>
                <w:rFonts w:ascii="Cambria Math" w:eastAsiaTheme="minorEastAsia" w:hAnsi="Cambria Math"/>
                <w:bCs/>
                <w:i/>
                <w:sz w:val="22"/>
                <w:szCs w:val="22"/>
              </w:rPr>
            </m:ctrlPr>
          </m:dPr>
          <m:e>
            <m:f>
              <m:fPr>
                <m:ctrlPr>
                  <w:rPr>
                    <w:rFonts w:ascii="Cambria Math" w:eastAsiaTheme="minorEastAsia" w:hAnsi="Cambria Math"/>
                    <w:bCs/>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4</m:t>
                </m:r>
              </m:den>
            </m:f>
            <m:r>
              <w:rPr>
                <w:rFonts w:ascii="Cambria Math" w:eastAsiaTheme="minorEastAsia" w:hAnsi="Cambria Math"/>
                <w:sz w:val="22"/>
                <w:szCs w:val="22"/>
              </w:rPr>
              <m:t>+</m:t>
            </m:r>
            <m:f>
              <m:fPr>
                <m:ctrlPr>
                  <w:rPr>
                    <w:rFonts w:ascii="Cambria Math" w:eastAsiaTheme="minorEastAsia" w:hAnsi="Cambria Math"/>
                    <w:bCs/>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20</m:t>
                </m:r>
              </m:den>
            </m:f>
            <m:r>
              <w:rPr>
                <w:rFonts w:ascii="Cambria Math" w:eastAsiaTheme="minorEastAsia" w:hAnsi="Cambria Math"/>
                <w:sz w:val="22"/>
                <w:szCs w:val="22"/>
              </w:rPr>
              <m:t>t</m:t>
            </m:r>
          </m:e>
        </m:d>
      </m:oMath>
    </w:p>
    <w:p w14:paraId="04CEB118" w14:textId="77777777" w:rsidR="00555A81" w:rsidRDefault="00555A81" w:rsidP="003C68B2">
      <w:pPr>
        <w:rPr>
          <w:sz w:val="22"/>
          <w:szCs w:val="22"/>
        </w:rPr>
      </w:pPr>
    </w:p>
    <w:p w14:paraId="18636ED1" w14:textId="1614509C" w:rsidR="00BF1F2E" w:rsidRPr="003C68B2" w:rsidRDefault="00BF1F2E" w:rsidP="00BF1F2E">
      <w:pPr>
        <w:rPr>
          <w:sz w:val="22"/>
          <w:szCs w:val="22"/>
        </w:rPr>
      </w:pPr>
      <w:r>
        <w:rPr>
          <w:sz w:val="22"/>
          <w:szCs w:val="22"/>
        </w:rPr>
        <w:lastRenderedPageBreak/>
        <w:t>10</w:t>
      </w:r>
      <w:r w:rsidRPr="003C68B2">
        <w:rPr>
          <w:sz w:val="22"/>
          <w:szCs w:val="22"/>
        </w:rPr>
        <w:t>).</w:t>
      </w:r>
      <w:r>
        <w:rPr>
          <w:sz w:val="22"/>
          <w:szCs w:val="22"/>
        </w:rPr>
        <w:t xml:space="preserve"> [C/P] </w:t>
      </w:r>
      <w:r w:rsidRPr="003C68B2">
        <w:rPr>
          <w:sz w:val="22"/>
          <w:szCs w:val="22"/>
        </w:rPr>
        <w:t xml:space="preserve">Define a parameterization where a point moves in a circular motion but continually accelerates. </w:t>
      </w:r>
    </w:p>
    <w:p w14:paraId="399F18B3" w14:textId="7DFE3C78" w:rsidR="00BF1F2E" w:rsidRDefault="00BF1F2E" w:rsidP="00BF1F2E">
      <w:pPr>
        <w:rPr>
          <w:rFonts w:eastAsiaTheme="minorEastAsia"/>
          <w:sz w:val="22"/>
          <w:szCs w:val="22"/>
        </w:rPr>
      </w:pPr>
      <w:r>
        <w:rPr>
          <w:sz w:val="22"/>
          <w:szCs w:val="22"/>
        </w:rPr>
        <w:t xml:space="preserve">Remember, a circular path is defined with </w:t>
      </w:r>
      <m:oMath>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 A(t) )</m:t>
        </m:r>
      </m:oMath>
      <w:r>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sin⁡</m:t>
        </m:r>
        <m:r>
          <w:rPr>
            <w:rFonts w:ascii="Cambria Math" w:eastAsiaTheme="minorEastAsia" w:hAnsi="Cambria Math"/>
            <w:sz w:val="22"/>
            <w:szCs w:val="22"/>
          </w:rPr>
          <m:t>( A</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 xml:space="preserve"> )</m:t>
        </m:r>
      </m:oMath>
      <w:r>
        <w:rPr>
          <w:rFonts w:eastAsiaTheme="minorEastAsia"/>
          <w:sz w:val="22"/>
          <w:szCs w:val="22"/>
        </w:rPr>
        <w:t xml:space="preserve">  while the specific movement can be controlled with an expression inside for the angle as a function of time.</w:t>
      </w:r>
    </w:p>
    <w:p w14:paraId="6599E641" w14:textId="26EF0E46" w:rsidR="00BF1F2E" w:rsidRDefault="00BF1F2E" w:rsidP="00BF1F2E">
      <w:pPr>
        <w:rPr>
          <w:rFonts w:eastAsiaTheme="minorEastAsia"/>
          <w:sz w:val="22"/>
          <w:szCs w:val="22"/>
        </w:rPr>
      </w:pPr>
      <w:r>
        <w:rPr>
          <w:rFonts w:eastAsiaTheme="minorEastAsia"/>
          <w:sz w:val="22"/>
          <w:szCs w:val="22"/>
        </w:rPr>
        <w:t xml:space="preserve">If </w:t>
      </w:r>
      <m:oMath>
        <m:r>
          <w:rPr>
            <w:rFonts w:ascii="Cambria Math" w:eastAsiaTheme="minorEastAsia" w:hAnsi="Cambria Math"/>
            <w:sz w:val="22"/>
            <w:szCs w:val="22"/>
          </w:rPr>
          <m:t>A</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t</m:t>
            </m:r>
          </m:e>
          <m:sup>
            <m:r>
              <w:rPr>
                <w:rFonts w:ascii="Cambria Math" w:eastAsiaTheme="minorEastAsia" w:hAnsi="Cambria Math"/>
                <w:sz w:val="22"/>
                <w:szCs w:val="22"/>
              </w:rPr>
              <m:t>2</m:t>
            </m:r>
          </m:sup>
        </m:sSup>
      </m:oMath>
      <w:r>
        <w:rPr>
          <w:rFonts w:eastAsiaTheme="minorEastAsia"/>
          <w:sz w:val="22"/>
          <w:szCs w:val="22"/>
        </w:rPr>
        <w:t xml:space="preserve">, for example, or </w:t>
      </w:r>
      <m:oMath>
        <m:r>
          <w:rPr>
            <w:rFonts w:ascii="Cambria Math" w:eastAsiaTheme="minorEastAsia" w:hAnsi="Cambria Math"/>
            <w:sz w:val="22"/>
            <w:szCs w:val="22"/>
          </w:rPr>
          <m:t>A</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2</m:t>
            </m:r>
          </m:e>
          <m:sup>
            <m:r>
              <w:rPr>
                <w:rFonts w:ascii="Cambria Math" w:eastAsiaTheme="minorEastAsia" w:hAnsi="Cambria Math"/>
                <w:sz w:val="22"/>
                <w:szCs w:val="22"/>
              </w:rPr>
              <m:t>t</m:t>
            </m:r>
          </m:sup>
        </m:sSup>
      </m:oMath>
      <w:r>
        <w:rPr>
          <w:rFonts w:eastAsiaTheme="minorEastAsia"/>
          <w:sz w:val="22"/>
          <w:szCs w:val="22"/>
        </w:rPr>
        <w:t xml:space="preserve"> you have curves where the angle changes at a rate that continually increases.  So:</w:t>
      </w:r>
    </w:p>
    <w:p w14:paraId="0C47AC4D" w14:textId="52F95E2E" w:rsidR="00BF1F2E" w:rsidRDefault="00BF1F2E" w:rsidP="00BF1F2E">
      <w:pPr>
        <w:rPr>
          <w:rFonts w:eastAsiaTheme="minorEastAsia"/>
          <w:sz w:val="22"/>
          <w:szCs w:val="22"/>
        </w:rPr>
      </w:pP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r>
          <m:rPr>
            <m:sty m:val="p"/>
          </m:rPr>
          <w:rPr>
            <w:rFonts w:ascii="Cambria Math" w:eastAsiaTheme="minorEastAsia" w:hAnsi="Cambria Math"/>
            <w:sz w:val="22"/>
            <w:szCs w:val="22"/>
          </w:rPr>
          <m:t>cos⁡</m:t>
        </m:r>
        <m: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2</m:t>
            </m:r>
          </m:e>
          <m:sup>
            <m:r>
              <w:rPr>
                <w:rFonts w:ascii="Cambria Math" w:eastAsiaTheme="minorEastAsia" w:hAnsi="Cambria Math"/>
                <w:sz w:val="22"/>
                <w:szCs w:val="22"/>
              </w:rPr>
              <m:t>t</m:t>
            </m:r>
          </m:sup>
        </m:sSup>
        <m:r>
          <w:rPr>
            <w:rFonts w:ascii="Cambria Math" w:eastAsiaTheme="minorEastAsia" w:hAnsi="Cambria Math"/>
            <w:sz w:val="22"/>
            <w:szCs w:val="22"/>
          </w:rPr>
          <m:t>)</m:t>
        </m:r>
      </m:oMath>
      <w:r>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sz w:val="22"/>
                    <w:szCs w:val="22"/>
                  </w:rPr>
                </m:ctrlPr>
              </m:dPr>
              <m:e>
                <m:sSup>
                  <m:sSupPr>
                    <m:ctrlPr>
                      <w:rPr>
                        <w:rFonts w:ascii="Cambria Math" w:eastAsiaTheme="minorEastAsia" w:hAnsi="Cambria Math"/>
                        <w:i/>
                        <w:sz w:val="22"/>
                        <w:szCs w:val="22"/>
                      </w:rPr>
                    </m:ctrlPr>
                  </m:sSupPr>
                  <m:e>
                    <m:r>
                      <w:rPr>
                        <w:rFonts w:ascii="Cambria Math" w:eastAsiaTheme="minorEastAsia" w:hAnsi="Cambria Math"/>
                        <w:sz w:val="22"/>
                        <w:szCs w:val="22"/>
                      </w:rPr>
                      <m:t>2</m:t>
                    </m:r>
                  </m:e>
                  <m:sup>
                    <m:r>
                      <w:rPr>
                        <w:rFonts w:ascii="Cambria Math" w:eastAsiaTheme="minorEastAsia" w:hAnsi="Cambria Math"/>
                        <w:sz w:val="22"/>
                        <w:szCs w:val="22"/>
                      </w:rPr>
                      <m:t>t</m:t>
                    </m:r>
                  </m:sup>
                </m:sSup>
              </m:e>
            </m:d>
          </m:e>
        </m:func>
      </m:oMath>
      <w:r>
        <w:rPr>
          <w:rFonts w:eastAsiaTheme="minorEastAsia"/>
          <w:sz w:val="22"/>
          <w:szCs w:val="22"/>
        </w:rPr>
        <w:t xml:space="preserve"> would work as a solution.</w:t>
      </w:r>
    </w:p>
    <w:p w14:paraId="484EAC67" w14:textId="77777777" w:rsidR="00BF1F2E" w:rsidRDefault="00BF1F2E" w:rsidP="00BF1F2E">
      <w:pPr>
        <w:rPr>
          <w:sz w:val="22"/>
          <w:szCs w:val="22"/>
        </w:rPr>
      </w:pPr>
    </w:p>
    <w:p w14:paraId="27835D86" w14:textId="77777777" w:rsidR="00BF1F2E" w:rsidRDefault="00BF1F2E" w:rsidP="00BF1F2E">
      <w:pPr>
        <w:rPr>
          <w:sz w:val="22"/>
          <w:szCs w:val="22"/>
        </w:rPr>
      </w:pPr>
      <w:r>
        <w:rPr>
          <w:sz w:val="22"/>
          <w:szCs w:val="22"/>
        </w:rPr>
        <w:t>11</w:t>
      </w:r>
      <w:r w:rsidRPr="003C68B2">
        <w:rPr>
          <w:sz w:val="22"/>
          <w:szCs w:val="22"/>
        </w:rPr>
        <w:t xml:space="preserve">).  </w:t>
      </w:r>
      <w:r>
        <w:rPr>
          <w:sz w:val="22"/>
          <w:szCs w:val="22"/>
        </w:rPr>
        <w:t>[C/P] In this problem you’ll figure out whether two different moving points ever collide.</w:t>
      </w:r>
    </w:p>
    <w:p w14:paraId="00836C70" w14:textId="6A6D732C" w:rsidR="00BF1F2E" w:rsidRDefault="00BF1F2E" w:rsidP="00BF1F2E">
      <w:pPr>
        <w:rPr>
          <w:sz w:val="22"/>
          <w:szCs w:val="22"/>
        </w:rPr>
      </w:pPr>
      <w:r w:rsidRPr="003C68B2">
        <w:rPr>
          <w:sz w:val="22"/>
          <w:szCs w:val="22"/>
        </w:rPr>
        <w:t xml:space="preserve">Particle A moves as x = cos(t), y = sin(t). Particle B moves as x = cos(2t − π/3), y = sin(2t − π/3), both for t ≥ 0. </w:t>
      </w:r>
      <w:r w:rsidRPr="003C68B2">
        <w:rPr>
          <w:sz w:val="22"/>
          <w:szCs w:val="22"/>
        </w:rPr>
        <w:br/>
      </w:r>
    </w:p>
    <w:p w14:paraId="4AB5BB25" w14:textId="433FE60B" w:rsidR="00BF1F2E" w:rsidRDefault="00BF1F2E" w:rsidP="00BF1F2E">
      <w:pPr>
        <w:rPr>
          <w:sz w:val="22"/>
          <w:szCs w:val="22"/>
        </w:rPr>
      </w:pPr>
      <w:r>
        <w:rPr>
          <w:sz w:val="22"/>
          <w:szCs w:val="22"/>
        </w:rPr>
        <w:t xml:space="preserve">a). </w:t>
      </w:r>
      <w:r w:rsidRPr="003C68B2">
        <w:rPr>
          <w:sz w:val="22"/>
          <w:szCs w:val="22"/>
        </w:rPr>
        <w:t>Do the two particles ever occupy the same point at the same time? If so</w:t>
      </w:r>
      <w:r>
        <w:rPr>
          <w:sz w:val="22"/>
          <w:szCs w:val="22"/>
        </w:rPr>
        <w:t>, give the (x, y) coordinates of all the places where they collide.  If not, give a convincing justification why they never do.</w:t>
      </w:r>
      <w:r w:rsidRPr="003C68B2">
        <w:rPr>
          <w:sz w:val="22"/>
          <w:szCs w:val="22"/>
        </w:rPr>
        <w:br/>
      </w:r>
    </w:p>
    <w:p w14:paraId="6883E90F" w14:textId="6486FA1F" w:rsidR="00BF1F2E" w:rsidRDefault="00BF1F2E" w:rsidP="00902543">
      <w:pPr>
        <w:spacing w:after="0" w:line="240" w:lineRule="auto"/>
        <w:rPr>
          <w:sz w:val="22"/>
          <w:szCs w:val="22"/>
        </w:rPr>
      </w:pPr>
      <w:r>
        <w:rPr>
          <w:sz w:val="22"/>
          <w:szCs w:val="22"/>
        </w:rPr>
        <w:t>The path of both particles is the same: it’s a radius 1 circle centered at the origin.</w:t>
      </w:r>
    </w:p>
    <w:p w14:paraId="06FB6ECE" w14:textId="2844D141" w:rsidR="00BF1F2E" w:rsidRDefault="00BF1F2E" w:rsidP="00902543">
      <w:pPr>
        <w:spacing w:after="0" w:line="240" w:lineRule="auto"/>
        <w:rPr>
          <w:sz w:val="22"/>
          <w:szCs w:val="22"/>
        </w:rPr>
      </w:pPr>
      <w:r>
        <w:rPr>
          <w:sz w:val="22"/>
          <w:szCs w:val="22"/>
        </w:rPr>
        <w:t xml:space="preserve">So the only way they’d be in the same place at the same time is if the </w:t>
      </w:r>
      <w:r>
        <w:rPr>
          <w:i/>
          <w:iCs/>
          <w:sz w:val="22"/>
          <w:szCs w:val="22"/>
        </w:rPr>
        <w:t>angle</w:t>
      </w:r>
      <w:r>
        <w:rPr>
          <w:sz w:val="22"/>
          <w:szCs w:val="22"/>
        </w:rPr>
        <w:t xml:space="preserve"> is the same at the same time.</w:t>
      </w:r>
    </w:p>
    <w:p w14:paraId="6FE12CDB" w14:textId="29D6F41C" w:rsidR="00BF1F2E" w:rsidRDefault="00BF1F2E" w:rsidP="00902543">
      <w:pPr>
        <w:spacing w:after="0" w:line="240" w:lineRule="auto"/>
        <w:rPr>
          <w:rFonts w:eastAsiaTheme="minorEastAsia"/>
          <w:sz w:val="22"/>
          <w:szCs w:val="22"/>
        </w:rPr>
      </w:pPr>
      <w:r>
        <w:rPr>
          <w:sz w:val="22"/>
          <w:szCs w:val="22"/>
        </w:rPr>
        <w:t xml:space="preserve">This would happen if </w:t>
      </w:r>
      <m:oMath>
        <m:r>
          <w:rPr>
            <w:rFonts w:ascii="Cambria Math" w:hAnsi="Cambria Math"/>
            <w:sz w:val="22"/>
            <w:szCs w:val="22"/>
          </w:rPr>
          <m:t>t=2t-</m:t>
        </m:r>
        <m:f>
          <m:fPr>
            <m:ctrlPr>
              <w:rPr>
                <w:rFonts w:ascii="Cambria Math" w:hAnsi="Cambria Math"/>
                <w:i/>
                <w:sz w:val="22"/>
                <w:szCs w:val="22"/>
              </w:rPr>
            </m:ctrlPr>
          </m:fPr>
          <m:num>
            <m:r>
              <w:rPr>
                <w:rFonts w:ascii="Cambria Math" w:hAnsi="Cambria Math"/>
                <w:sz w:val="22"/>
                <w:szCs w:val="22"/>
              </w:rPr>
              <m:t>π</m:t>
            </m:r>
          </m:num>
          <m:den>
            <m:r>
              <w:rPr>
                <w:rFonts w:ascii="Cambria Math" w:hAnsi="Cambria Math"/>
                <w:sz w:val="22"/>
                <w:szCs w:val="22"/>
              </w:rPr>
              <m:t>3</m:t>
            </m:r>
          </m:den>
        </m:f>
      </m:oMath>
      <w:r>
        <w:rPr>
          <w:rFonts w:eastAsiaTheme="minorEastAsia"/>
          <w:sz w:val="22"/>
          <w:szCs w:val="22"/>
        </w:rPr>
        <w:t xml:space="preserve">.  Solving for t:  </w:t>
      </w:r>
      <m:oMath>
        <m:r>
          <w:rPr>
            <w:rFonts w:ascii="Cambria Math" w:eastAsiaTheme="minorEastAsia" w:hAnsi="Cambria Math"/>
            <w:sz w:val="22"/>
            <w:szCs w:val="22"/>
          </w:rPr>
          <m:t>t=</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3</m:t>
            </m:r>
          </m:den>
        </m:f>
      </m:oMath>
      <w:r>
        <w:rPr>
          <w:rFonts w:eastAsiaTheme="minorEastAsia"/>
          <w:sz w:val="22"/>
          <w:szCs w:val="22"/>
        </w:rPr>
        <w:t xml:space="preserve"> .</w:t>
      </w:r>
    </w:p>
    <w:p w14:paraId="06505CB3" w14:textId="0D2DFB6F" w:rsidR="00BF1F2E" w:rsidRPr="00BF1F2E" w:rsidRDefault="00BF1F2E" w:rsidP="00902543">
      <w:pPr>
        <w:spacing w:after="0" w:line="240" w:lineRule="auto"/>
        <w:rPr>
          <w:sz w:val="22"/>
          <w:szCs w:val="22"/>
        </w:rPr>
      </w:pPr>
      <w:r>
        <w:rPr>
          <w:rFonts w:eastAsiaTheme="minorEastAsia"/>
          <w:sz w:val="22"/>
          <w:szCs w:val="22"/>
        </w:rPr>
        <w:t xml:space="preserve">We can use that time to find the (x, y) coordinates:  </w:t>
      </w:r>
      <m:oMath>
        <m:r>
          <w:rPr>
            <w:rFonts w:ascii="Cambria Math" w:eastAsiaTheme="minorEastAsia" w:hAnsi="Cambria Math"/>
            <w:sz w:val="22"/>
            <w:szCs w:val="22"/>
          </w:rPr>
          <m:t>x</m:t>
        </m:r>
        <m:d>
          <m:dPr>
            <m:ctrlPr>
              <w:rPr>
                <w:rFonts w:ascii="Cambria Math" w:eastAsiaTheme="minorEastAsia" w:hAnsi="Cambria Math"/>
                <w:i/>
                <w:sz w:val="22"/>
                <w:szCs w:val="22"/>
              </w:rPr>
            </m:ctrlPr>
          </m:dPr>
          <m:e>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3</m:t>
                </m:r>
              </m:den>
            </m:f>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3</m:t>
                    </m:r>
                  </m:den>
                </m:f>
              </m:e>
            </m:d>
          </m:e>
        </m:func>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oMath>
      <w:r>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3</m:t>
                </m:r>
              </m:den>
            </m:f>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sz w:val="22"/>
                    <w:szCs w:val="22"/>
                  </w:rPr>
                </m:ctrlPr>
              </m:dPr>
              <m:e>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3</m:t>
                    </m:r>
                  </m:den>
                </m:f>
              </m:e>
            </m:d>
          </m:e>
        </m:func>
        <m:r>
          <w:rPr>
            <w:rFonts w:ascii="Cambria Math" w:eastAsiaTheme="minorEastAsia" w:hAnsi="Cambria Math"/>
            <w:sz w:val="22"/>
            <w:szCs w:val="22"/>
          </w:rPr>
          <m:t>=</m:t>
        </m:r>
        <m:f>
          <m:fPr>
            <m:ctrlPr>
              <w:rPr>
                <w:rFonts w:ascii="Cambria Math" w:eastAsiaTheme="minorEastAsia" w:hAnsi="Cambria Math"/>
                <w:i/>
                <w:sz w:val="22"/>
                <w:szCs w:val="22"/>
              </w:rPr>
            </m:ctrlPr>
          </m:fPr>
          <m:num>
            <m:rad>
              <m:radPr>
                <m:degHide m:val="1"/>
                <m:ctrlPr>
                  <w:rPr>
                    <w:rFonts w:ascii="Cambria Math" w:eastAsiaTheme="minorEastAsia" w:hAnsi="Cambria Math"/>
                    <w:i/>
                    <w:sz w:val="22"/>
                    <w:szCs w:val="22"/>
                  </w:rPr>
                </m:ctrlPr>
              </m:radPr>
              <m:deg>
                <m:ctrlPr>
                  <w:rPr>
                    <w:rFonts w:ascii="Cambria Math" w:hAnsi="Cambria Math"/>
                    <w:i/>
                    <w:sz w:val="22"/>
                    <w:szCs w:val="22"/>
                  </w:rPr>
                </m:ctrlPr>
              </m:deg>
              <m:e>
                <m:r>
                  <w:rPr>
                    <w:rFonts w:ascii="Cambria Math" w:hAnsi="Cambria Math"/>
                    <w:sz w:val="22"/>
                    <w:szCs w:val="22"/>
                  </w:rPr>
                  <m:t>3</m:t>
                </m:r>
              </m:e>
            </m:rad>
          </m:num>
          <m:den>
            <m:r>
              <w:rPr>
                <w:rFonts w:ascii="Cambria Math" w:eastAsiaTheme="minorEastAsia" w:hAnsi="Cambria Math"/>
                <w:sz w:val="22"/>
                <w:szCs w:val="22"/>
              </w:rPr>
              <m:t>2</m:t>
            </m:r>
          </m:den>
        </m:f>
      </m:oMath>
    </w:p>
    <w:p w14:paraId="65F92B3D" w14:textId="54031A39" w:rsidR="00BF1F2E" w:rsidRDefault="00BF1F2E" w:rsidP="00902543">
      <w:pPr>
        <w:spacing w:after="0" w:line="240" w:lineRule="auto"/>
        <w:rPr>
          <w:rFonts w:eastAsiaTheme="minorEastAsia"/>
          <w:sz w:val="22"/>
          <w:szCs w:val="22"/>
        </w:rPr>
      </w:pPr>
      <w:r>
        <w:rPr>
          <w:sz w:val="22"/>
          <w:szCs w:val="22"/>
        </w:rPr>
        <w:t xml:space="preserve">So they collide at the location </w:t>
      </w:r>
      <m:oMath>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m:t>
            </m:r>
            <m:f>
              <m:fPr>
                <m:ctrlPr>
                  <w:rPr>
                    <w:rFonts w:ascii="Cambria Math" w:hAnsi="Cambria Math"/>
                    <w:i/>
                    <w:sz w:val="22"/>
                    <w:szCs w:val="22"/>
                  </w:rPr>
                </m:ctrlPr>
              </m:fPr>
              <m:num>
                <m:rad>
                  <m:radPr>
                    <m:degHide m:val="1"/>
                    <m:ctrlPr>
                      <w:rPr>
                        <w:rFonts w:ascii="Cambria Math" w:hAnsi="Cambria Math"/>
                        <w:i/>
                        <w:sz w:val="22"/>
                        <w:szCs w:val="22"/>
                      </w:rPr>
                    </m:ctrlPr>
                  </m:radPr>
                  <m:deg/>
                  <m:e>
                    <m:r>
                      <w:rPr>
                        <w:rFonts w:ascii="Cambria Math" w:hAnsi="Cambria Math"/>
                        <w:sz w:val="22"/>
                        <w:szCs w:val="22"/>
                      </w:rPr>
                      <m:t>3</m:t>
                    </m:r>
                  </m:e>
                </m:rad>
              </m:num>
              <m:den>
                <m:r>
                  <w:rPr>
                    <w:rFonts w:ascii="Cambria Math" w:hAnsi="Cambria Math"/>
                    <w:sz w:val="22"/>
                    <w:szCs w:val="22"/>
                  </w:rPr>
                  <m:t>2</m:t>
                </m:r>
              </m:den>
            </m:f>
            <m:ctrlPr>
              <w:rPr>
                <w:rFonts w:ascii="Cambria Math" w:eastAsiaTheme="minorEastAsia" w:hAnsi="Cambria Math"/>
                <w:i/>
                <w:sz w:val="22"/>
                <w:szCs w:val="22"/>
              </w:rPr>
            </m:ctrlPr>
          </m:e>
        </m:d>
      </m:oMath>
    </w:p>
    <w:p w14:paraId="3CDA8B1C" w14:textId="77777777" w:rsidR="00902543" w:rsidRPr="00BF1F2E" w:rsidRDefault="00902543" w:rsidP="00902543">
      <w:pPr>
        <w:spacing w:after="0" w:line="240" w:lineRule="auto"/>
        <w:rPr>
          <w:rFonts w:eastAsiaTheme="minorEastAsia"/>
          <w:sz w:val="22"/>
          <w:szCs w:val="22"/>
        </w:rPr>
      </w:pPr>
    </w:p>
    <w:p w14:paraId="646E3860" w14:textId="3F243A58" w:rsidR="00BF1F2E" w:rsidRDefault="00BF1F2E" w:rsidP="00BF1F2E">
      <w:pPr>
        <w:spacing w:after="0" w:line="240" w:lineRule="auto"/>
        <w:rPr>
          <w:rFonts w:eastAsiaTheme="minorEastAsia"/>
          <w:sz w:val="22"/>
          <w:szCs w:val="22"/>
        </w:rPr>
      </w:pPr>
      <w:r>
        <w:rPr>
          <w:sz w:val="22"/>
          <w:szCs w:val="22"/>
        </w:rPr>
        <w:t xml:space="preserve">b).  Re-write particle A’s equation: </w:t>
      </w:r>
      <m:oMath>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something</m:t>
                </m:r>
              </m:e>
            </m:d>
          </m:e>
        </m:func>
      </m:oMath>
      <w:r>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sz w:val="22"/>
                    <w:szCs w:val="22"/>
                  </w:rPr>
                </m:ctrlPr>
              </m:dPr>
              <m:e>
                <m:r>
                  <w:rPr>
                    <w:rFonts w:ascii="Cambria Math" w:eastAsiaTheme="minorEastAsia" w:hAnsi="Cambria Math"/>
                    <w:sz w:val="22"/>
                    <w:szCs w:val="22"/>
                  </w:rPr>
                  <m:t>something</m:t>
                </m:r>
              </m:e>
            </m:d>
          </m:e>
        </m:func>
      </m:oMath>
      <w:r>
        <w:rPr>
          <w:rFonts w:eastAsiaTheme="minorEastAsia"/>
          <w:sz w:val="22"/>
          <w:szCs w:val="22"/>
        </w:rPr>
        <w:t xml:space="preserve"> so that the </w:t>
      </w:r>
      <w:r>
        <w:rPr>
          <w:rFonts w:eastAsiaTheme="minorEastAsia"/>
          <w:i/>
          <w:iCs/>
          <w:sz w:val="22"/>
          <w:szCs w:val="22"/>
        </w:rPr>
        <w:t xml:space="preserve">first </w:t>
      </w:r>
      <w:r>
        <w:rPr>
          <w:rFonts w:eastAsiaTheme="minorEastAsia"/>
          <w:sz w:val="22"/>
          <w:szCs w:val="22"/>
        </w:rPr>
        <w:t>time the two particles don’t collide before 100 seconds, but do collide sometime after 100 seconds.</w:t>
      </w:r>
    </w:p>
    <w:p w14:paraId="7375B2AF" w14:textId="1611DBCB" w:rsidR="00BF1F2E" w:rsidRDefault="00902543" w:rsidP="00BF1F2E">
      <w:pPr>
        <w:spacing w:after="0" w:line="240" w:lineRule="auto"/>
        <w:rPr>
          <w:rFonts w:eastAsiaTheme="minorEastAsia"/>
          <w:sz w:val="22"/>
          <w:szCs w:val="22"/>
        </w:rPr>
      </w:pPr>
      <w:r>
        <w:rPr>
          <w:noProof/>
          <w:sz w:val="22"/>
          <w:szCs w:val="22"/>
        </w:rPr>
        <mc:AlternateContent>
          <mc:Choice Requires="wpg">
            <w:drawing>
              <wp:anchor distT="0" distB="0" distL="114300" distR="114300" simplePos="0" relativeHeight="251735040" behindDoc="0" locked="0" layoutInCell="1" allowOverlap="1" wp14:anchorId="204C04F4" wp14:editId="1D75C2CE">
                <wp:simplePos x="0" y="0"/>
                <wp:positionH relativeFrom="column">
                  <wp:posOffset>-53340</wp:posOffset>
                </wp:positionH>
                <wp:positionV relativeFrom="paragraph">
                  <wp:posOffset>141605</wp:posOffset>
                </wp:positionV>
                <wp:extent cx="1442720" cy="2320290"/>
                <wp:effectExtent l="0" t="0" r="5080" b="3810"/>
                <wp:wrapSquare wrapText="bothSides"/>
                <wp:docPr id="270997377" name="Group 20"/>
                <wp:cNvGraphicFramePr/>
                <a:graphic xmlns:a="http://schemas.openxmlformats.org/drawingml/2006/main">
                  <a:graphicData uri="http://schemas.microsoft.com/office/word/2010/wordprocessingGroup">
                    <wpg:wgp>
                      <wpg:cNvGrpSpPr/>
                      <wpg:grpSpPr>
                        <a:xfrm>
                          <a:off x="0" y="0"/>
                          <a:ext cx="1442720" cy="2320290"/>
                          <a:chOff x="0" y="0"/>
                          <a:chExt cx="1534160" cy="2467315"/>
                        </a:xfrm>
                      </wpg:grpSpPr>
                      <wpg:grpSp>
                        <wpg:cNvPr id="911945309" name="Group 19"/>
                        <wpg:cNvGrpSpPr/>
                        <wpg:grpSpPr>
                          <a:xfrm>
                            <a:off x="0" y="177800"/>
                            <a:ext cx="1534160" cy="2289515"/>
                            <a:chOff x="0" y="0"/>
                            <a:chExt cx="1578610" cy="2355850"/>
                          </a:xfrm>
                        </wpg:grpSpPr>
                        <pic:pic xmlns:pic="http://schemas.openxmlformats.org/drawingml/2006/picture">
                          <pic:nvPicPr>
                            <pic:cNvPr id="64835088" name="Picture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69850" y="0"/>
                              <a:ext cx="1508760" cy="2181225"/>
                            </a:xfrm>
                            <a:prstGeom prst="rect">
                              <a:avLst/>
                            </a:prstGeom>
                          </pic:spPr>
                        </pic:pic>
                        <wps:wsp>
                          <wps:cNvPr id="1877043754" name="Text Box 18"/>
                          <wps:cNvSpPr txBox="1"/>
                          <wps:spPr>
                            <a:xfrm>
                              <a:off x="793750" y="2089150"/>
                              <a:ext cx="273050" cy="266700"/>
                            </a:xfrm>
                            <a:prstGeom prst="rect">
                              <a:avLst/>
                            </a:prstGeom>
                            <a:noFill/>
                            <a:ln w="6350">
                              <a:noFill/>
                            </a:ln>
                          </wps:spPr>
                          <wps:txbx>
                            <w:txbxContent>
                              <w:p w14:paraId="6FE75927" w14:textId="272634FE" w:rsidR="00902543" w:rsidRDefault="00902543">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9813062" name="Text Box 18"/>
                          <wps:cNvSpPr txBox="1"/>
                          <wps:spPr>
                            <a:xfrm>
                              <a:off x="0" y="139700"/>
                              <a:ext cx="825435" cy="285994"/>
                            </a:xfrm>
                            <a:prstGeom prst="rect">
                              <a:avLst/>
                            </a:prstGeom>
                            <a:solidFill>
                              <a:schemeClr val="bg1"/>
                            </a:solidFill>
                            <a:ln w="6350">
                              <a:noFill/>
                            </a:ln>
                          </wps:spPr>
                          <wps:txbx>
                            <w:txbxContent>
                              <w:p w14:paraId="22C849A5" w14:textId="178030A4" w:rsidR="00902543" w:rsidRDefault="00902543" w:rsidP="00902543">
                                <w:r>
                                  <w:t>Angle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13974609" name="Text Box 18"/>
                        <wps:cNvSpPr txBox="1"/>
                        <wps:spPr>
                          <a:xfrm>
                            <a:off x="32412" y="0"/>
                            <a:ext cx="1453489" cy="317499"/>
                          </a:xfrm>
                          <a:prstGeom prst="rect">
                            <a:avLst/>
                          </a:prstGeom>
                          <a:solidFill>
                            <a:schemeClr val="bg1"/>
                          </a:solidFill>
                          <a:ln w="6350">
                            <a:noFill/>
                          </a:ln>
                        </wps:spPr>
                        <wps:txbx>
                          <w:txbxContent>
                            <w:p w14:paraId="6AA84FB4" w14:textId="278CBCCA" w:rsidR="00902543" w:rsidRDefault="00902543" w:rsidP="00902543">
                              <w:r>
                                <w:t>Particle B’s Angle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4C04F4" id="Group 20" o:spid="_x0000_s1047" style="position:absolute;margin-left:-4.2pt;margin-top:11.15pt;width:113.6pt;height:182.7pt;z-index:251735040;mso-width-relative:margin;mso-height-relative:margin" coordsize="15341,24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">
                <v:group id="Group 19" o:spid="_x0000_s1048" style="position:absolute;top:1778;width:15341;height:22895" coordsize="15786,2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">
                  <v:shape id="Picture 1" o:spid="_x0000_s1049" type="#_x0000_t75" style="position:absolute;left:698;width:15088;height:21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">
                    <v:imagedata r:id="rId48" o:title=""/>
                  </v:shape>
                  <v:shape id="Text Box 18" o:spid="_x0000_s1050" type="#_x0000_t202" style="position:absolute;left:7937;top:20891;width:273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" filled="f" stroked="f" strokeweight=".5pt">
                    <v:textbox>
                      <w:txbxContent>
                        <w:p w14:paraId="6FE75927" w14:textId="272634FE" w:rsidR="00902543" w:rsidRDefault="00902543">
                          <w:r>
                            <w:t>t</w:t>
                          </w:r>
                        </w:p>
                      </w:txbxContent>
                    </v:textbox>
                  </v:shape>
                  <v:shape id="Text Box 18" o:spid="_x0000_s1051" type="#_x0000_t202" style="position:absolute;top:1397;width:8254;height:2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" fillcolor="white [3212]" stroked="f" strokeweight=".5pt">
                    <v:textbox>
                      <w:txbxContent>
                        <w:p w14:paraId="22C849A5" w14:textId="178030A4" w:rsidR="00902543" w:rsidRDefault="00902543" w:rsidP="00902543">
                          <w:r>
                            <w:t>Angle</w:t>
                          </w:r>
                        </w:p>
                      </w:txbxContent>
                    </v:textbox>
                  </v:shape>
                </v:group>
                <v:shape id="Text Box 18" o:spid="_x0000_s1052" type="#_x0000_t202" style="position:absolute;left:324;width:14535;height:3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" fillcolor="white [3212]" stroked="f" strokeweight=".5pt">
                  <v:textbox>
                    <w:txbxContent>
                      <w:p w14:paraId="6AA84FB4" w14:textId="278CBCCA" w:rsidR="00902543" w:rsidRDefault="00902543" w:rsidP="00902543">
                        <w:r>
                          <w:t>Particle B’s Angle</w:t>
                        </w:r>
                      </w:p>
                    </w:txbxContent>
                  </v:textbox>
                </v:shape>
                <w10:wrap type="square"/>
              </v:group>
            </w:pict>
          </mc:Fallback>
        </mc:AlternateContent>
      </w:r>
    </w:p>
    <w:p w14:paraId="6FBB6FE5" w14:textId="1128E4F8" w:rsidR="00902543" w:rsidRDefault="00BF1F2E" w:rsidP="00BF1F2E">
      <w:pPr>
        <w:spacing w:after="0" w:line="240" w:lineRule="auto"/>
        <w:rPr>
          <w:rFonts w:eastAsiaTheme="minorEastAsia"/>
          <w:sz w:val="22"/>
          <w:szCs w:val="22"/>
        </w:rPr>
      </w:pPr>
      <w:r>
        <w:rPr>
          <w:rFonts w:eastAsiaTheme="minorEastAsia"/>
          <w:sz w:val="22"/>
          <w:szCs w:val="22"/>
        </w:rPr>
        <w:t xml:space="preserve">The angle of particle B is given by </w:t>
      </w:r>
      <m:oMath>
        <m:r>
          <w:rPr>
            <w:rFonts w:ascii="Cambria Math" w:eastAsiaTheme="minorEastAsia" w:hAnsi="Cambria Math"/>
            <w:sz w:val="22"/>
            <w:szCs w:val="22"/>
          </w:rPr>
          <m:t>2t-</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3</m:t>
            </m:r>
          </m:den>
        </m:f>
      </m:oMath>
      <w:r>
        <w:rPr>
          <w:rFonts w:eastAsiaTheme="minorEastAsia"/>
          <w:sz w:val="22"/>
          <w:szCs w:val="22"/>
        </w:rPr>
        <w:t xml:space="preserve">.  </w:t>
      </w:r>
      <w:r w:rsidR="00902543">
        <w:rPr>
          <w:rFonts w:eastAsiaTheme="minorEastAsia"/>
          <w:sz w:val="22"/>
          <w:szCs w:val="22"/>
        </w:rPr>
        <w:t>Here’s a picture of the graph of angle as a function of time.</w:t>
      </w:r>
    </w:p>
    <w:p w14:paraId="4AF05124" w14:textId="77777777" w:rsidR="00902543" w:rsidRDefault="00902543" w:rsidP="00BF1F2E">
      <w:pPr>
        <w:spacing w:after="0" w:line="240" w:lineRule="auto"/>
        <w:rPr>
          <w:rFonts w:eastAsiaTheme="minorEastAsia"/>
          <w:sz w:val="22"/>
          <w:szCs w:val="22"/>
        </w:rPr>
      </w:pPr>
    </w:p>
    <w:p w14:paraId="20C9367F" w14:textId="5CEC4C8B" w:rsidR="00BF1F2E" w:rsidRDefault="00902543" w:rsidP="00BF1F2E">
      <w:pPr>
        <w:spacing w:after="0" w:line="240" w:lineRule="auto"/>
        <w:rPr>
          <w:rFonts w:eastAsiaTheme="minorEastAsia"/>
          <w:sz w:val="22"/>
          <w:szCs w:val="22"/>
        </w:rPr>
      </w:pPr>
      <w:r>
        <w:rPr>
          <w:rFonts w:eastAsiaTheme="minorEastAsia"/>
          <w:noProof/>
          <w:sz w:val="22"/>
          <w:szCs w:val="22"/>
        </w:rPr>
        <mc:AlternateContent>
          <mc:Choice Requires="wpg">
            <w:drawing>
              <wp:anchor distT="0" distB="0" distL="114300" distR="114300" simplePos="0" relativeHeight="251749376" behindDoc="0" locked="0" layoutInCell="1" allowOverlap="1" wp14:anchorId="1A8F220E" wp14:editId="15A9FC86">
                <wp:simplePos x="0" y="0"/>
                <wp:positionH relativeFrom="margin">
                  <wp:posOffset>4983501</wp:posOffset>
                </wp:positionH>
                <wp:positionV relativeFrom="paragraph">
                  <wp:posOffset>438785</wp:posOffset>
                </wp:positionV>
                <wp:extent cx="1576070" cy="1569085"/>
                <wp:effectExtent l="0" t="0" r="0" b="0"/>
                <wp:wrapSquare wrapText="bothSides"/>
                <wp:docPr id="2072778047" name="Group 28"/>
                <wp:cNvGraphicFramePr/>
                <a:graphic xmlns:a="http://schemas.openxmlformats.org/drawingml/2006/main">
                  <a:graphicData uri="http://schemas.microsoft.com/office/word/2010/wordprocessingGroup">
                    <wpg:wgp>
                      <wpg:cNvGrpSpPr/>
                      <wpg:grpSpPr>
                        <a:xfrm>
                          <a:off x="0" y="0"/>
                          <a:ext cx="1576070" cy="1569085"/>
                          <a:chOff x="0" y="0"/>
                          <a:chExt cx="1782177" cy="1773555"/>
                        </a:xfrm>
                      </wpg:grpSpPr>
                      <wpg:grpSp>
                        <wpg:cNvPr id="1256185191" name="Group 26"/>
                        <wpg:cNvGrpSpPr/>
                        <wpg:grpSpPr>
                          <a:xfrm>
                            <a:off x="0" y="0"/>
                            <a:ext cx="1782177" cy="1773555"/>
                            <a:chOff x="0" y="0"/>
                            <a:chExt cx="1782177" cy="1773555"/>
                          </a:xfrm>
                        </wpg:grpSpPr>
                        <wpg:grpSp>
                          <wpg:cNvPr id="912736314" name="Group 22"/>
                          <wpg:cNvGrpSpPr/>
                          <wpg:grpSpPr>
                            <a:xfrm>
                              <a:off x="0" y="0"/>
                              <a:ext cx="1752600" cy="1773555"/>
                              <a:chOff x="0" y="0"/>
                              <a:chExt cx="1752600" cy="1773555"/>
                            </a:xfrm>
                          </wpg:grpSpPr>
                          <pic:pic xmlns:pic="http://schemas.openxmlformats.org/drawingml/2006/picture">
                            <pic:nvPicPr>
                              <pic:cNvPr id="790425445" name="Picture 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52600" cy="1773555"/>
                              </a:xfrm>
                              <a:prstGeom prst="rect">
                                <a:avLst/>
                              </a:prstGeom>
                            </pic:spPr>
                          </pic:pic>
                          <wps:wsp>
                            <wps:cNvPr id="2078564930" name="Oval 21"/>
                            <wps:cNvSpPr/>
                            <wps:spPr>
                              <a:xfrm>
                                <a:off x="1198684" y="1474177"/>
                                <a:ext cx="70338" cy="7033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5081832" name="Oval 21"/>
                            <wps:cNvSpPr/>
                            <wps:spPr>
                              <a:xfrm>
                                <a:off x="1582615" y="814754"/>
                                <a:ext cx="70338" cy="7033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79450027" name="Text Box 23"/>
                          <wps:cNvSpPr txBox="1"/>
                          <wps:spPr>
                            <a:xfrm>
                              <a:off x="1028700" y="1219200"/>
                              <a:ext cx="269630" cy="289755"/>
                            </a:xfrm>
                            <a:prstGeom prst="rect">
                              <a:avLst/>
                            </a:prstGeom>
                            <a:noFill/>
                            <a:ln w="6350">
                              <a:noFill/>
                            </a:ln>
                          </wps:spPr>
                          <wps:txbx>
                            <w:txbxContent>
                              <w:p w14:paraId="0B2A3AB3" w14:textId="5D8A62F4" w:rsidR="00902543" w:rsidRDefault="00902543">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5592552" name="Text Box 23"/>
                          <wps:cNvSpPr txBox="1"/>
                          <wps:spPr>
                            <a:xfrm>
                              <a:off x="1307123" y="627185"/>
                              <a:ext cx="269630" cy="289755"/>
                            </a:xfrm>
                            <a:prstGeom prst="rect">
                              <a:avLst/>
                            </a:prstGeom>
                            <a:noFill/>
                            <a:ln w="6350">
                              <a:noFill/>
                            </a:ln>
                          </wps:spPr>
                          <wps:txbx>
                            <w:txbxContent>
                              <w:p w14:paraId="46FB6342" w14:textId="515F0916" w:rsidR="00902543" w:rsidRDefault="00902543" w:rsidP="00902543">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5329056" name="Freeform: Shape 25"/>
                          <wps:cNvSpPr/>
                          <wps:spPr>
                            <a:xfrm>
                              <a:off x="1289538" y="1286608"/>
                              <a:ext cx="313593" cy="293077"/>
                            </a:xfrm>
                            <a:custGeom>
                              <a:avLst/>
                              <a:gdLst>
                                <a:gd name="csX0" fmla="*/ 0 w 313593"/>
                                <a:gd name="csY0" fmla="*/ 293077 h 293077"/>
                                <a:gd name="csX1" fmla="*/ 208085 w 313593"/>
                                <a:gd name="csY1" fmla="*/ 202223 h 293077"/>
                                <a:gd name="csX2" fmla="*/ 313593 w 313593"/>
                                <a:gd name="csY2" fmla="*/ 0 h 293077"/>
                              </a:gdLst>
                              <a:ahLst/>
                              <a:cxnLst>
                                <a:cxn ang="0">
                                  <a:pos x="csX0" y="csY0"/>
                                </a:cxn>
                                <a:cxn ang="0">
                                  <a:pos x="csX1" y="csY1"/>
                                </a:cxn>
                                <a:cxn ang="0">
                                  <a:pos x="csX2" y="csY2"/>
                                </a:cxn>
                              </a:cxnLst>
                              <a:rect l="l" t="t" r="r" b="b"/>
                              <a:pathLst>
                                <a:path w="313593" h="293077">
                                  <a:moveTo>
                                    <a:pt x="0" y="293077"/>
                                  </a:moveTo>
                                  <a:cubicBezTo>
                                    <a:pt x="77910" y="272073"/>
                                    <a:pt x="155820" y="251069"/>
                                    <a:pt x="208085" y="202223"/>
                                  </a:cubicBezTo>
                                  <a:cubicBezTo>
                                    <a:pt x="260350" y="153377"/>
                                    <a:pt x="286971" y="76688"/>
                                    <a:pt x="313593" y="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9989098" name="Freeform: Shape 25"/>
                          <wps:cNvSpPr/>
                          <wps:spPr>
                            <a:xfrm rot="17732354">
                              <a:off x="1478842" y="473148"/>
                              <a:ext cx="313593" cy="293077"/>
                            </a:xfrm>
                            <a:custGeom>
                              <a:avLst/>
                              <a:gdLst>
                                <a:gd name="csX0" fmla="*/ 0 w 313593"/>
                                <a:gd name="csY0" fmla="*/ 293077 h 293077"/>
                                <a:gd name="csX1" fmla="*/ 208085 w 313593"/>
                                <a:gd name="csY1" fmla="*/ 202223 h 293077"/>
                                <a:gd name="csX2" fmla="*/ 313593 w 313593"/>
                                <a:gd name="csY2" fmla="*/ 0 h 293077"/>
                              </a:gdLst>
                              <a:ahLst/>
                              <a:cxnLst>
                                <a:cxn ang="0">
                                  <a:pos x="csX0" y="csY0"/>
                                </a:cxn>
                                <a:cxn ang="0">
                                  <a:pos x="csX1" y="csY1"/>
                                </a:cxn>
                                <a:cxn ang="0">
                                  <a:pos x="csX2" y="csY2"/>
                                </a:cxn>
                              </a:cxnLst>
                              <a:rect l="l" t="t" r="r" b="b"/>
                              <a:pathLst>
                                <a:path w="313593" h="293077">
                                  <a:moveTo>
                                    <a:pt x="0" y="293077"/>
                                  </a:moveTo>
                                  <a:cubicBezTo>
                                    <a:pt x="77910" y="272073"/>
                                    <a:pt x="155820" y="251069"/>
                                    <a:pt x="208085" y="202223"/>
                                  </a:cubicBezTo>
                                  <a:cubicBezTo>
                                    <a:pt x="260350" y="153377"/>
                                    <a:pt x="286971" y="76688"/>
                                    <a:pt x="313593" y="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73834841" name="Text Box 27"/>
                        <wps:cNvSpPr txBox="1"/>
                        <wps:spPr>
                          <a:xfrm>
                            <a:off x="269338" y="284228"/>
                            <a:ext cx="929640" cy="638440"/>
                          </a:xfrm>
                          <a:prstGeom prst="rect">
                            <a:avLst/>
                          </a:prstGeom>
                          <a:noFill/>
                          <a:ln w="6350">
                            <a:noFill/>
                          </a:ln>
                        </wps:spPr>
                        <wps:txbx>
                          <w:txbxContent>
                            <w:p w14:paraId="54DD33F2" w14:textId="3D0C4F4E" w:rsidR="00902543" w:rsidRPr="00902543" w:rsidRDefault="00902543">
                              <w:pPr>
                                <w:rPr>
                                  <w:sz w:val="16"/>
                                  <w:szCs w:val="16"/>
                                </w:rPr>
                              </w:pPr>
                              <w:r>
                                <w:rPr>
                                  <w:sz w:val="16"/>
                                  <w:szCs w:val="16"/>
                                </w:rPr>
                                <w:t xml:space="preserve">Particle A travels </w:t>
                              </w:r>
                              <w:r>
                                <w:rPr>
                                  <w:i/>
                                  <w:iCs/>
                                  <w:sz w:val="16"/>
                                  <w:szCs w:val="16"/>
                                </w:rPr>
                                <w:t>slightly</w:t>
                              </w:r>
                              <w:r>
                                <w:rPr>
                                  <w:sz w:val="16"/>
                                  <w:szCs w:val="16"/>
                                </w:rPr>
                                <w:t xml:space="preserve"> slower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8F220E" id="Group 28" o:spid="_x0000_s1053" style="position:absolute;margin-left:392.4pt;margin-top:34.55pt;width:124.1pt;height:123.55pt;z-index:251749376;mso-position-horizontal-relative:margin;mso-width-relative:margin;mso-height-relative:margin" coordsize="17821,17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">
                <v:group id="Group 26" o:spid="_x0000_s1054" style="position:absolute;width:17821;height:17735" coordsize="17821,1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">
                  <v:group id="Group 22" o:spid="_x0000_s1055" style="position:absolute;width:17526;height:17735" coordsize="17526,1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">
                    <v:shape id="Picture 1" o:spid="_x0000_s1056" type="#_x0000_t75" style="position:absolute;width:17526;height:17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">
                      <v:imagedata r:id="rId50" o:title=""/>
                    </v:shape>
                    <v:oval id="Oval 21" o:spid="_x0000_s1057" style="position:absolute;left:11986;top:14741;width:704;height: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" fillcolor="#156082 [3204]" strokecolor="#030e13 [484]" strokeweight="1.5pt">
                      <v:stroke joinstyle="miter"/>
                    </v:oval>
                    <v:oval id="Oval 21" o:spid="_x0000_s1058" style="position:absolute;left:15826;top:8147;width:703;height:7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" fillcolor="#156082 [3204]" strokecolor="#030e13 [484]" strokeweight="1.5pt">
                      <v:stroke joinstyle="miter"/>
                    </v:oval>
                  </v:group>
                  <v:shape id="Text Box 23" o:spid="_x0000_s1059" type="#_x0000_t202" style="position:absolute;left:10287;top:12192;width:2696;height:2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" filled="f" stroked="f" strokeweight=".5pt">
                    <v:textbox>
                      <w:txbxContent>
                        <w:p w14:paraId="0B2A3AB3" w14:textId="5D8A62F4" w:rsidR="00902543" w:rsidRDefault="00902543">
                          <w:r>
                            <w:t>B</w:t>
                          </w:r>
                        </w:p>
                      </w:txbxContent>
                    </v:textbox>
                  </v:shape>
                  <v:shape id="Text Box 23" o:spid="_x0000_s1060" type="#_x0000_t202" style="position:absolute;left:13071;top:6271;width:2696;height:2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" filled="f" stroked="f" strokeweight=".5pt">
                    <v:textbox>
                      <w:txbxContent>
                        <w:p w14:paraId="46FB6342" w14:textId="515F0916" w:rsidR="00902543" w:rsidRDefault="00902543" w:rsidP="00902543">
                          <w:r>
                            <w:t>A</w:t>
                          </w:r>
                        </w:p>
                      </w:txbxContent>
                    </v:textbox>
                  </v:shape>
                  <v:shape id="Freeform: Shape 25" o:spid="_x0000_s1061" style="position:absolute;left:12895;top:12866;width:3136;height:2930;visibility:visible;mso-wrap-style:square;v-text-anchor:middle" coordsize="313593,29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" path="m,293077c77910,272073,155820,251069,208085,202223,260350,153377,286971,76688,313593,e" filled="f" strokecolor="#030e13 [484]" strokeweight="1.5pt">
                    <v:stroke endarrow="open" joinstyle="miter"/>
                    <v:path arrowok="t" o:connecttype="custom" o:connectlocs="0,293077;208085,202223;313593,0" o:connectangles="0,0,0"/>
                  </v:shape>
                  <v:shape id="Freeform: Shape 25" o:spid="_x0000_s1062" style="position:absolute;left:14788;top:4731;width:3136;height:2930;rotation:-4224501fd;visibility:visible;mso-wrap-style:square;v-text-anchor:middle" coordsize="313593,29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" path="m,293077c77910,272073,155820,251069,208085,202223,260350,153377,286971,76688,313593,e" filled="f" strokecolor="#030e13 [484]" strokeweight="1.5pt">
                    <v:stroke endarrow="open" joinstyle="miter"/>
                    <v:path arrowok="t" o:connecttype="custom" o:connectlocs="0,293077;208085,202223;313593,0" o:connectangles="0,0,0"/>
                  </v:shape>
                </v:group>
                <v:shape id="Text Box 27" o:spid="_x0000_s1063" type="#_x0000_t202" style="position:absolute;left:2693;top:2842;width:9296;height:6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" filled="f" stroked="f" strokeweight=".5pt">
                  <v:textbox>
                    <w:txbxContent>
                      <w:p w14:paraId="54DD33F2" w14:textId="3D0C4F4E" w:rsidR="00902543" w:rsidRPr="00902543" w:rsidRDefault="00902543">
                        <w:pPr>
                          <w:rPr>
                            <w:sz w:val="16"/>
                            <w:szCs w:val="16"/>
                          </w:rPr>
                        </w:pPr>
                        <w:r>
                          <w:rPr>
                            <w:sz w:val="16"/>
                            <w:szCs w:val="16"/>
                          </w:rPr>
                          <w:t xml:space="preserve">Particle A travels </w:t>
                        </w:r>
                        <w:r>
                          <w:rPr>
                            <w:i/>
                            <w:iCs/>
                            <w:sz w:val="16"/>
                            <w:szCs w:val="16"/>
                          </w:rPr>
                          <w:t>slightly</w:t>
                        </w:r>
                        <w:r>
                          <w:rPr>
                            <w:sz w:val="16"/>
                            <w:szCs w:val="16"/>
                          </w:rPr>
                          <w:t xml:space="preserve"> slower</w:t>
                        </w:r>
                      </w:p>
                    </w:txbxContent>
                  </v:textbox>
                </v:shape>
                <w10:wrap type="square" anchorx="margin"/>
              </v:group>
            </w:pict>
          </mc:Fallback>
        </mc:AlternateContent>
      </w:r>
      <w:r w:rsidR="00BF1F2E">
        <w:rPr>
          <w:rFonts w:eastAsiaTheme="minorEastAsia"/>
          <w:sz w:val="22"/>
          <w:szCs w:val="22"/>
        </w:rPr>
        <w:t xml:space="preserve">If the angle of particle A is ever a multiple of </w:t>
      </w:r>
      <m:oMath>
        <m:r>
          <w:rPr>
            <w:rFonts w:ascii="Cambria Math" w:eastAsiaTheme="minorEastAsia" w:hAnsi="Cambria Math"/>
            <w:sz w:val="22"/>
            <w:szCs w:val="22"/>
          </w:rPr>
          <m:t>2π</m:t>
        </m:r>
      </m:oMath>
      <w:r w:rsidR="00BF1F2E">
        <w:rPr>
          <w:rFonts w:eastAsiaTheme="minorEastAsia"/>
          <w:sz w:val="22"/>
          <w:szCs w:val="22"/>
        </w:rPr>
        <w:t xml:space="preserve"> away from the angle of B, they will be in the same location (think about this!).</w:t>
      </w:r>
      <w:r>
        <w:rPr>
          <w:rFonts w:eastAsiaTheme="minorEastAsia"/>
          <w:sz w:val="22"/>
          <w:szCs w:val="22"/>
        </w:rPr>
        <w:t xml:space="preserve">  So the first time this happens must be when </w:t>
      </w:r>
      <m:oMath>
        <m:r>
          <w:rPr>
            <w:rFonts w:ascii="Cambria Math" w:eastAsiaTheme="minorEastAsia" w:hAnsi="Cambria Math"/>
            <w:sz w:val="22"/>
            <w:szCs w:val="22"/>
          </w:rPr>
          <m:t>t&gt;100</m:t>
        </m:r>
      </m:oMath>
      <w:r>
        <w:rPr>
          <w:rFonts w:eastAsiaTheme="minorEastAsia"/>
          <w:sz w:val="22"/>
          <w:szCs w:val="22"/>
        </w:rPr>
        <w:t>.</w:t>
      </w:r>
    </w:p>
    <w:p w14:paraId="2A3FCD25" w14:textId="67770AF5" w:rsidR="00902543" w:rsidRDefault="00902543" w:rsidP="00BF1F2E">
      <w:pPr>
        <w:spacing w:after="0" w:line="240" w:lineRule="auto"/>
        <w:rPr>
          <w:rFonts w:eastAsiaTheme="minorEastAsia"/>
          <w:sz w:val="22"/>
          <w:szCs w:val="22"/>
        </w:rPr>
      </w:pPr>
    </w:p>
    <w:p w14:paraId="385E6992" w14:textId="5AF26C17" w:rsidR="00902543" w:rsidRDefault="00902543" w:rsidP="00BF1F2E">
      <w:pPr>
        <w:spacing w:after="0" w:line="240" w:lineRule="auto"/>
        <w:rPr>
          <w:rFonts w:eastAsiaTheme="minorEastAsia"/>
          <w:sz w:val="22"/>
          <w:szCs w:val="22"/>
        </w:rPr>
      </w:pPr>
      <w:r>
        <w:rPr>
          <w:rFonts w:eastAsiaTheme="minorEastAsia"/>
          <w:sz w:val="22"/>
          <w:szCs w:val="22"/>
        </w:rPr>
        <w:t xml:space="preserve">A straightforward way to do this is to make sure that the angle for particle A is always </w:t>
      </w:r>
      <w:r>
        <w:rPr>
          <w:rFonts w:eastAsiaTheme="minorEastAsia"/>
          <w:i/>
          <w:iCs/>
          <w:sz w:val="22"/>
          <w:szCs w:val="22"/>
        </w:rPr>
        <w:t>close to</w:t>
      </w:r>
      <w:r>
        <w:rPr>
          <w:rFonts w:eastAsiaTheme="minorEastAsia"/>
          <w:sz w:val="22"/>
          <w:szCs w:val="22"/>
        </w:rPr>
        <w:t xml:space="preserve"> B, and the first time the angles are the same is when </w:t>
      </w:r>
      <m:oMath>
        <m:r>
          <w:rPr>
            <w:rFonts w:ascii="Cambria Math" w:eastAsiaTheme="minorEastAsia" w:hAnsi="Cambria Math"/>
            <w:sz w:val="22"/>
            <w:szCs w:val="22"/>
          </w:rPr>
          <m:t>t&gt;100</m:t>
        </m:r>
      </m:oMath>
      <w:r>
        <w:rPr>
          <w:rFonts w:eastAsiaTheme="minorEastAsia"/>
          <w:sz w:val="22"/>
          <w:szCs w:val="22"/>
        </w:rPr>
        <w:t>.</w:t>
      </w:r>
    </w:p>
    <w:p w14:paraId="6474857C" w14:textId="5534702A" w:rsidR="00902543" w:rsidRDefault="00902543" w:rsidP="00BF1F2E">
      <w:pPr>
        <w:spacing w:after="0" w:line="240" w:lineRule="auto"/>
        <w:rPr>
          <w:rFonts w:eastAsiaTheme="minorEastAsia"/>
          <w:sz w:val="22"/>
          <w:szCs w:val="22"/>
        </w:rPr>
      </w:pPr>
    </w:p>
    <w:p w14:paraId="16CD5535" w14:textId="5CF68D1B" w:rsidR="00902543" w:rsidRDefault="00902543" w:rsidP="00BF1F2E">
      <w:pPr>
        <w:spacing w:after="0" w:line="240" w:lineRule="auto"/>
        <w:rPr>
          <w:rFonts w:eastAsiaTheme="minorEastAsia"/>
          <w:sz w:val="22"/>
          <w:szCs w:val="22"/>
        </w:rPr>
      </w:pPr>
      <w:r>
        <w:rPr>
          <w:rFonts w:eastAsiaTheme="minorEastAsia"/>
          <w:sz w:val="22"/>
          <w:szCs w:val="22"/>
        </w:rPr>
        <w:t>If you think about it as a race, particle A can start out a bit ahead of particle B but go slightly slower.  Particle B will very slowly catch up, but it will take more than 100 seconds to do so.  In my picture I’ll have A start at an angle of 0, but rotate slower.</w:t>
      </w:r>
    </w:p>
    <w:p w14:paraId="2964B2EF" w14:textId="6D0185EE" w:rsidR="00902543" w:rsidRDefault="00902543" w:rsidP="00BF1F2E">
      <w:pPr>
        <w:spacing w:after="0" w:line="240" w:lineRule="auto"/>
        <w:rPr>
          <w:rFonts w:eastAsiaTheme="minorEastAsia"/>
          <w:sz w:val="22"/>
          <w:szCs w:val="22"/>
        </w:rPr>
      </w:pPr>
    </w:p>
    <w:p w14:paraId="538E9F80" w14:textId="77777777" w:rsidR="00902543" w:rsidRDefault="00902543" w:rsidP="00BF1F2E">
      <w:pPr>
        <w:spacing w:after="0" w:line="240" w:lineRule="auto"/>
        <w:rPr>
          <w:rFonts w:eastAsiaTheme="minorEastAsia"/>
          <w:sz w:val="22"/>
          <w:szCs w:val="22"/>
        </w:rPr>
      </w:pPr>
      <w:r>
        <w:rPr>
          <w:rFonts w:eastAsiaTheme="minorEastAsia"/>
          <w:sz w:val="22"/>
          <w:szCs w:val="22"/>
        </w:rPr>
        <w:t xml:space="preserve">Something like </w:t>
      </w:r>
      <m:oMath>
        <m:r>
          <w:rPr>
            <w:rFonts w:ascii="Cambria Math" w:eastAsiaTheme="minorEastAsia" w:hAnsi="Cambria Math"/>
            <w:sz w:val="22"/>
            <w:szCs w:val="22"/>
          </w:rPr>
          <m:t>x</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d>
              <m:dPr>
                <m:ctrlPr>
                  <w:rPr>
                    <w:rFonts w:ascii="Cambria Math" w:eastAsiaTheme="minorEastAsia" w:hAnsi="Cambria Math"/>
                    <w:i/>
                    <w:sz w:val="22"/>
                    <w:szCs w:val="22"/>
                  </w:rPr>
                </m:ctrlPr>
              </m:dPr>
              <m:e>
                <m:r>
                  <w:rPr>
                    <w:rFonts w:ascii="Cambria Math" w:eastAsiaTheme="minorEastAsia" w:hAnsi="Cambria Math"/>
                    <w:sz w:val="22"/>
                    <w:szCs w:val="22"/>
                  </w:rPr>
                  <m:t>1.99t</m:t>
                </m:r>
              </m:e>
            </m:d>
          </m:e>
        </m:func>
      </m:oMath>
      <w:r>
        <w:rPr>
          <w:rFonts w:eastAsiaTheme="minorEastAsia"/>
          <w:sz w:val="22"/>
          <w:szCs w:val="22"/>
        </w:rPr>
        <w:t xml:space="preserve"> and </w:t>
      </w:r>
      <m:oMath>
        <m:r>
          <w:rPr>
            <w:rFonts w:ascii="Cambria Math" w:eastAsiaTheme="minorEastAsia" w:hAnsi="Cambria Math"/>
            <w:sz w:val="22"/>
            <w:szCs w:val="22"/>
          </w:rPr>
          <m:t>y</m:t>
        </m:r>
        <m:d>
          <m:dPr>
            <m:ctrlPr>
              <w:rPr>
                <w:rFonts w:ascii="Cambria Math" w:eastAsiaTheme="minorEastAsia" w:hAnsi="Cambria Math"/>
                <w:i/>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d>
              <m:dPr>
                <m:ctrlPr>
                  <w:rPr>
                    <w:rFonts w:ascii="Cambria Math" w:eastAsiaTheme="minorEastAsia" w:hAnsi="Cambria Math"/>
                    <w:i/>
                    <w:sz w:val="22"/>
                    <w:szCs w:val="22"/>
                  </w:rPr>
                </m:ctrlPr>
              </m:dPr>
              <m:e>
                <m:r>
                  <w:rPr>
                    <w:rFonts w:ascii="Cambria Math" w:eastAsiaTheme="minorEastAsia" w:hAnsi="Cambria Math"/>
                    <w:sz w:val="22"/>
                    <w:szCs w:val="22"/>
                  </w:rPr>
                  <m:t>1.99t</m:t>
                </m:r>
              </m:e>
            </m:d>
          </m:e>
        </m:func>
      </m:oMath>
      <w:r>
        <w:rPr>
          <w:rFonts w:eastAsiaTheme="minorEastAsia"/>
          <w:sz w:val="22"/>
          <w:szCs w:val="22"/>
        </w:rPr>
        <w:t xml:space="preserve"> because 1.99 is a little slower than 2.  </w:t>
      </w:r>
    </w:p>
    <w:p w14:paraId="52EBA2C1" w14:textId="3AF93238" w:rsidR="00902543" w:rsidRDefault="0093399C" w:rsidP="00BF1F2E">
      <w:pPr>
        <w:spacing w:after="0" w:line="240" w:lineRule="auto"/>
        <w:rPr>
          <w:rFonts w:eastAsiaTheme="minorEastAsia"/>
          <w:sz w:val="22"/>
          <w:szCs w:val="22"/>
        </w:rPr>
      </w:pPr>
      <w:r>
        <w:rPr>
          <w:rFonts w:eastAsiaTheme="minorEastAsia"/>
          <w:noProof/>
          <w:sz w:val="22"/>
          <w:szCs w:val="22"/>
        </w:rPr>
        <w:lastRenderedPageBreak/>
        <mc:AlternateContent>
          <mc:Choice Requires="wpg">
            <w:drawing>
              <wp:anchor distT="0" distB="0" distL="114300" distR="114300" simplePos="0" relativeHeight="251758592" behindDoc="0" locked="0" layoutInCell="1" allowOverlap="1" wp14:anchorId="0508656A" wp14:editId="21C375F1">
                <wp:simplePos x="0" y="0"/>
                <wp:positionH relativeFrom="column">
                  <wp:posOffset>4544291</wp:posOffset>
                </wp:positionH>
                <wp:positionV relativeFrom="paragraph">
                  <wp:posOffset>6927</wp:posOffset>
                </wp:positionV>
                <wp:extent cx="1767840" cy="2729230"/>
                <wp:effectExtent l="0" t="0" r="3810" b="0"/>
                <wp:wrapSquare wrapText="bothSides"/>
                <wp:docPr id="292664482" name="Group 30"/>
                <wp:cNvGraphicFramePr/>
                <a:graphic xmlns:a="http://schemas.openxmlformats.org/drawingml/2006/main">
                  <a:graphicData uri="http://schemas.microsoft.com/office/word/2010/wordprocessingGroup">
                    <wpg:wgp>
                      <wpg:cNvGrpSpPr/>
                      <wpg:grpSpPr>
                        <a:xfrm>
                          <a:off x="0" y="0"/>
                          <a:ext cx="1767840" cy="2729230"/>
                          <a:chOff x="0" y="0"/>
                          <a:chExt cx="1767840" cy="2729230"/>
                        </a:xfrm>
                      </wpg:grpSpPr>
                      <pic:pic xmlns:pic="http://schemas.openxmlformats.org/drawingml/2006/picture">
                        <pic:nvPicPr>
                          <pic:cNvPr id="317554758"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1767840" cy="2729230"/>
                          </a:xfrm>
                          <a:prstGeom prst="rect">
                            <a:avLst/>
                          </a:prstGeom>
                        </pic:spPr>
                      </pic:pic>
                      <wps:wsp>
                        <wps:cNvPr id="340753106" name="Straight Arrow Connector 29"/>
                        <wps:cNvCnPr/>
                        <wps:spPr>
                          <a:xfrm flipH="1" flipV="1">
                            <a:off x="779318" y="1894609"/>
                            <a:ext cx="209550" cy="152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14283836" name="Straight Arrow Connector 29"/>
                        <wps:cNvCnPr/>
                        <wps:spPr>
                          <a:xfrm>
                            <a:off x="720436" y="775855"/>
                            <a:ext cx="228600" cy="381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7793281" name="Text Box 18"/>
                        <wps:cNvSpPr txBox="1"/>
                        <wps:spPr>
                          <a:xfrm>
                            <a:off x="415636" y="117764"/>
                            <a:ext cx="754380" cy="716280"/>
                          </a:xfrm>
                          <a:prstGeom prst="rect">
                            <a:avLst/>
                          </a:prstGeom>
                          <a:noFill/>
                          <a:ln w="6350">
                            <a:noFill/>
                          </a:ln>
                        </wps:spPr>
                        <wps:txbx>
                          <w:txbxContent>
                            <w:p w14:paraId="5830B199" w14:textId="10A1DECD" w:rsidR="0093399C" w:rsidRPr="0093399C" w:rsidRDefault="0093399C" w:rsidP="0093399C">
                              <w:pPr>
                                <w:rPr>
                                  <w:sz w:val="16"/>
                                  <w:szCs w:val="16"/>
                                </w:rPr>
                              </w:pPr>
                              <w:r>
                                <w:rPr>
                                  <w:sz w:val="16"/>
                                  <w:szCs w:val="16"/>
                                </w:rPr>
                                <w:t>Particle B’s angle.  Slope is slightly less than 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7292022" name="Text Box 18"/>
                        <wps:cNvSpPr txBox="1"/>
                        <wps:spPr>
                          <a:xfrm>
                            <a:off x="949036" y="1877291"/>
                            <a:ext cx="754380" cy="403860"/>
                          </a:xfrm>
                          <a:prstGeom prst="rect">
                            <a:avLst/>
                          </a:prstGeom>
                          <a:noFill/>
                          <a:ln w="6350">
                            <a:noFill/>
                          </a:ln>
                        </wps:spPr>
                        <wps:txbx>
                          <w:txbxContent>
                            <w:p w14:paraId="0F7B312D" w14:textId="6400AF9D" w:rsidR="0093399C" w:rsidRPr="0093399C" w:rsidRDefault="0093399C" w:rsidP="0093399C">
                              <w:pPr>
                                <w:rPr>
                                  <w:sz w:val="16"/>
                                  <w:szCs w:val="16"/>
                                </w:rPr>
                              </w:pPr>
                              <w:r>
                                <w:rPr>
                                  <w:sz w:val="16"/>
                                  <w:szCs w:val="16"/>
                                </w:rPr>
                                <w:t>Particle A’s angle.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508656A" id="Group 30" o:spid="_x0000_s1064" style="position:absolute;margin-left:357.8pt;margin-top:.55pt;width:139.2pt;height:214.9pt;z-index:251758592" coordsize="17678,27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">
                <v:shape id="Picture 1" o:spid="_x0000_s1065" type="#_x0000_t75" style="position:absolute;width:17678;height:27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">
                  <v:imagedata r:id="rId52" o:title=""/>
                </v:shape>
                <v:shapetype id="_x0000_t32" coordsize="21600,21600" o:spt="32" o:oned="t" path="m,l21600,21600e" filled="f">
                  <v:path arrowok="t" fillok="f" o:connecttype="none"/>
                  <o:lock v:ext="edit" shapetype="t"/>
                </v:shapetype>
                <v:shape id="Straight Arrow Connector 29" o:spid="_x0000_s1066" type="#_x0000_t32" style="position:absolute;left:7793;top:18946;width:2095;height:15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" strokecolor="#156082 [3204]" strokeweight="1.5pt">
                  <v:stroke endarrow="block" joinstyle="miter"/>
                </v:shape>
                <v:shape id="Straight Arrow Connector 29" o:spid="_x0000_s1067" type="#_x0000_t32" style="position:absolute;left:7204;top:7758;width:2286;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" strokecolor="#156082 [3204]" strokeweight="1.5pt">
                  <v:stroke endarrow="block" joinstyle="miter"/>
                </v:shape>
                <v:shape id="Text Box 18" o:spid="_x0000_s1068" type="#_x0000_t202" style="position:absolute;left:4156;top:1177;width:7544;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" filled="f" stroked="f" strokeweight=".5pt">
                  <v:textbox>
                    <w:txbxContent>
                      <w:p w14:paraId="5830B199" w14:textId="10A1DECD" w:rsidR="0093399C" w:rsidRPr="0093399C" w:rsidRDefault="0093399C" w:rsidP="0093399C">
                        <w:pPr>
                          <w:rPr>
                            <w:sz w:val="16"/>
                            <w:szCs w:val="16"/>
                          </w:rPr>
                        </w:pPr>
                        <w:r>
                          <w:rPr>
                            <w:sz w:val="16"/>
                            <w:szCs w:val="16"/>
                          </w:rPr>
                          <w:t>Particle B’s angle.  Slope is slightly less than A’s</w:t>
                        </w:r>
                      </w:p>
                    </w:txbxContent>
                  </v:textbox>
                </v:shape>
                <v:shape id="Text Box 18" o:spid="_x0000_s1069" type="#_x0000_t202" style="position:absolute;left:9490;top:18772;width:75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" filled="f" stroked="f" strokeweight=".5pt">
                  <v:textbox>
                    <w:txbxContent>
                      <w:p w14:paraId="0F7B312D" w14:textId="6400AF9D" w:rsidR="0093399C" w:rsidRPr="0093399C" w:rsidRDefault="0093399C" w:rsidP="0093399C">
                        <w:pPr>
                          <w:rPr>
                            <w:sz w:val="16"/>
                            <w:szCs w:val="16"/>
                          </w:rPr>
                        </w:pPr>
                        <w:r>
                          <w:rPr>
                            <w:sz w:val="16"/>
                            <w:szCs w:val="16"/>
                          </w:rPr>
                          <w:t xml:space="preserve">Particle </w:t>
                        </w:r>
                        <w:r>
                          <w:rPr>
                            <w:sz w:val="16"/>
                            <w:szCs w:val="16"/>
                          </w:rPr>
                          <w:t>A</w:t>
                        </w:r>
                        <w:r>
                          <w:rPr>
                            <w:sz w:val="16"/>
                            <w:szCs w:val="16"/>
                          </w:rPr>
                          <w:t>’s angle.</w:t>
                        </w:r>
                      </w:p>
                    </w:txbxContent>
                  </v:textbox>
                </v:shape>
                <w10:wrap type="square"/>
              </v:group>
            </w:pict>
          </mc:Fallback>
        </mc:AlternateContent>
      </w:r>
      <w:r w:rsidR="00902543">
        <w:rPr>
          <w:rFonts w:eastAsiaTheme="minorEastAsia"/>
          <w:sz w:val="22"/>
          <w:szCs w:val="22"/>
        </w:rPr>
        <w:t xml:space="preserve">Is that slow enough?  Let’s see when </w:t>
      </w:r>
      <m:oMath>
        <m:r>
          <w:rPr>
            <w:rFonts w:ascii="Cambria Math" w:eastAsiaTheme="minorEastAsia" w:hAnsi="Cambria Math"/>
            <w:sz w:val="22"/>
            <w:szCs w:val="22"/>
          </w:rPr>
          <m:t>2t-</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3</m:t>
            </m:r>
          </m:den>
        </m:f>
      </m:oMath>
      <w:r w:rsidR="00902543">
        <w:rPr>
          <w:rFonts w:eastAsiaTheme="minorEastAsia"/>
          <w:sz w:val="22"/>
          <w:szCs w:val="22"/>
        </w:rPr>
        <w:t xml:space="preserve"> and </w:t>
      </w:r>
      <m:oMath>
        <m:r>
          <w:rPr>
            <w:rFonts w:ascii="Cambria Math" w:eastAsiaTheme="minorEastAsia" w:hAnsi="Cambria Math"/>
            <w:sz w:val="22"/>
            <w:szCs w:val="22"/>
          </w:rPr>
          <m:t>1.99t</m:t>
        </m:r>
      </m:oMath>
      <w:r w:rsidR="00902543">
        <w:rPr>
          <w:rFonts w:eastAsiaTheme="minorEastAsia"/>
          <w:sz w:val="22"/>
          <w:szCs w:val="22"/>
        </w:rPr>
        <w:t xml:space="preserve"> are equal to check. </w:t>
      </w:r>
    </w:p>
    <w:p w14:paraId="0115FDF7" w14:textId="38E68D8C" w:rsidR="00902543" w:rsidRDefault="00902543" w:rsidP="00BF1F2E">
      <w:pPr>
        <w:spacing w:after="0" w:line="240" w:lineRule="auto"/>
        <w:rPr>
          <w:rFonts w:eastAsiaTheme="minorEastAsia"/>
          <w:sz w:val="22"/>
          <w:szCs w:val="22"/>
        </w:rPr>
      </w:pPr>
    </w:p>
    <w:p w14:paraId="6571D0DF" w14:textId="1DF9CF35" w:rsidR="0093399C" w:rsidRDefault="00902543" w:rsidP="00902543">
      <w:pPr>
        <w:spacing w:after="0" w:line="240" w:lineRule="auto"/>
        <w:ind w:left="720"/>
        <w:rPr>
          <w:rFonts w:eastAsiaTheme="minorEastAsia"/>
          <w:sz w:val="22"/>
          <w:szCs w:val="22"/>
        </w:rPr>
      </w:pPr>
      <w:r>
        <w:rPr>
          <w:rFonts w:eastAsiaTheme="minorEastAsia"/>
          <w:sz w:val="22"/>
          <w:szCs w:val="22"/>
        </w:rPr>
        <w:t xml:space="preserve"> </w:t>
      </w:r>
      <m:oMath>
        <m:r>
          <w:rPr>
            <w:rFonts w:ascii="Cambria Math" w:eastAsiaTheme="minorEastAsia" w:hAnsi="Cambria Math"/>
            <w:sz w:val="22"/>
            <w:szCs w:val="22"/>
          </w:rPr>
          <m:t>2t-</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3</m:t>
            </m:r>
          </m:den>
        </m:f>
        <m:r>
          <w:rPr>
            <w:rFonts w:ascii="Cambria Math" w:eastAsiaTheme="minorEastAsia" w:hAnsi="Cambria Math"/>
            <w:sz w:val="22"/>
            <w:szCs w:val="22"/>
          </w:rPr>
          <m:t>=1.99t</m:t>
        </m:r>
      </m:oMath>
      <w:r>
        <w:rPr>
          <w:rFonts w:eastAsiaTheme="minorEastAsia"/>
          <w:sz w:val="22"/>
          <w:szCs w:val="22"/>
        </w:rPr>
        <w:t xml:space="preserve">       </w:t>
      </w:r>
      <w:r w:rsidRPr="00902543">
        <w:rPr>
          <w:rFonts w:eastAsiaTheme="minorEastAsia"/>
          <w:sz w:val="22"/>
          <w:szCs w:val="22"/>
        </w:rPr>
        <w:sym w:font="Wingdings" w:char="F0E0"/>
      </w:r>
      <w:r>
        <w:rPr>
          <w:rFonts w:eastAsiaTheme="minorEastAsia"/>
          <w:sz w:val="22"/>
          <w:szCs w:val="22"/>
        </w:rPr>
        <w:t xml:space="preserve">      </w:t>
      </w:r>
      <m:oMath>
        <m:r>
          <w:rPr>
            <w:rFonts w:ascii="Cambria Math" w:eastAsiaTheme="minorEastAsia" w:hAnsi="Cambria Math"/>
            <w:sz w:val="22"/>
            <w:szCs w:val="22"/>
          </w:rPr>
          <m:t>0.01t=</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3</m:t>
            </m:r>
          </m:den>
        </m:f>
      </m:oMath>
      <w:r>
        <w:rPr>
          <w:rFonts w:eastAsiaTheme="minorEastAsia"/>
          <w:sz w:val="22"/>
          <w:szCs w:val="22"/>
        </w:rPr>
        <w:t xml:space="preserve">      </w:t>
      </w:r>
    </w:p>
    <w:p w14:paraId="4A3EA0C2" w14:textId="31627CA6" w:rsidR="0093399C" w:rsidRDefault="0093399C" w:rsidP="00902543">
      <w:pPr>
        <w:spacing w:after="0" w:line="240" w:lineRule="auto"/>
        <w:ind w:left="720"/>
        <w:rPr>
          <w:rFonts w:eastAsiaTheme="minorEastAsia"/>
          <w:sz w:val="22"/>
          <w:szCs w:val="22"/>
        </w:rPr>
      </w:pPr>
    </w:p>
    <w:p w14:paraId="20DDAF46" w14:textId="2F20F684" w:rsidR="00902543" w:rsidRDefault="00902543" w:rsidP="00902543">
      <w:pPr>
        <w:spacing w:after="0" w:line="240" w:lineRule="auto"/>
        <w:ind w:left="720"/>
        <w:rPr>
          <w:rFonts w:eastAsiaTheme="minorEastAsia"/>
          <w:sz w:val="22"/>
          <w:szCs w:val="22"/>
        </w:rPr>
      </w:pPr>
      <w:r w:rsidRPr="00902543">
        <w:rPr>
          <w:rFonts w:eastAsiaTheme="minorEastAsia"/>
          <w:sz w:val="22"/>
          <w:szCs w:val="22"/>
        </w:rPr>
        <w:sym w:font="Wingdings" w:char="F0E0"/>
      </w:r>
      <w:r>
        <w:rPr>
          <w:rFonts w:eastAsiaTheme="minorEastAsia"/>
          <w:sz w:val="22"/>
          <w:szCs w:val="22"/>
        </w:rPr>
        <w:t xml:space="preserve"> </w:t>
      </w:r>
      <w:del w:id="0" w:author="David Dobervich" w:date="2026-06-17T10:18:00Z" w16du:dateUtc="2026-06-17T17:18:00Z">
        <w:r w:rsidDel="00902543">
          <w:rPr>
            <w:rFonts w:eastAsiaTheme="minorEastAsia"/>
            <w:sz w:val="22"/>
            <w:szCs w:val="22"/>
          </w:rPr>
          <w:delText xml:space="preserve"> </w:delText>
        </w:r>
      </w:del>
      <w:r>
        <w:rPr>
          <w:rFonts w:eastAsiaTheme="minorEastAsia"/>
          <w:sz w:val="22"/>
          <w:szCs w:val="22"/>
        </w:rPr>
        <w:t xml:space="preserve">    </w:t>
      </w:r>
      <m:oMath>
        <m:f>
          <m:fPr>
            <m:ctrlPr>
              <w:rPr>
                <w:rFonts w:ascii="Cambria Math" w:eastAsiaTheme="minorEastAsia" w:hAnsi="Cambria Math"/>
                <w:i/>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100</m:t>
            </m:r>
          </m:den>
        </m:f>
        <m:r>
          <w:rPr>
            <w:rFonts w:ascii="Cambria Math" w:eastAsiaTheme="minorEastAsia" w:hAnsi="Cambria Math"/>
            <w:sz w:val="22"/>
            <w:szCs w:val="22"/>
          </w:rPr>
          <m:t>t=</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3</m:t>
            </m:r>
          </m:den>
        </m:f>
      </m:oMath>
      <w:r>
        <w:rPr>
          <w:rFonts w:eastAsiaTheme="minorEastAsia"/>
          <w:sz w:val="22"/>
          <w:szCs w:val="22"/>
        </w:rPr>
        <w:t xml:space="preserve">    </w:t>
      </w:r>
      <w:r w:rsidRPr="00902543">
        <w:rPr>
          <w:rFonts w:eastAsiaTheme="minorEastAsia"/>
          <w:sz w:val="22"/>
          <w:szCs w:val="22"/>
        </w:rPr>
        <w:sym w:font="Wingdings" w:char="F0E0"/>
      </w:r>
      <w:r>
        <w:rPr>
          <w:rFonts w:eastAsiaTheme="minorEastAsia"/>
          <w:sz w:val="22"/>
          <w:szCs w:val="22"/>
        </w:rPr>
        <w:t xml:space="preserve">    </w:t>
      </w:r>
      <m:oMath>
        <m:r>
          <w:rPr>
            <w:rFonts w:ascii="Cambria Math" w:eastAsiaTheme="minorEastAsia" w:hAnsi="Cambria Math"/>
            <w:sz w:val="22"/>
            <w:szCs w:val="22"/>
          </w:rPr>
          <m:t>t=</m:t>
        </m:r>
        <m:f>
          <m:fPr>
            <m:ctrlPr>
              <w:rPr>
                <w:rFonts w:ascii="Cambria Math" w:eastAsiaTheme="minorEastAsia" w:hAnsi="Cambria Math"/>
                <w:i/>
                <w:sz w:val="22"/>
                <w:szCs w:val="22"/>
              </w:rPr>
            </m:ctrlPr>
          </m:fPr>
          <m:num>
            <m:r>
              <w:rPr>
                <w:rFonts w:ascii="Cambria Math" w:eastAsiaTheme="minorEastAsia" w:hAnsi="Cambria Math"/>
                <w:sz w:val="22"/>
                <w:szCs w:val="22"/>
              </w:rPr>
              <m:t>100⋅π</m:t>
            </m:r>
          </m:num>
          <m:den>
            <m:r>
              <w:rPr>
                <w:rFonts w:ascii="Cambria Math" w:eastAsiaTheme="minorEastAsia" w:hAnsi="Cambria Math"/>
                <w:sz w:val="22"/>
                <w:szCs w:val="22"/>
              </w:rPr>
              <m:t>3</m:t>
            </m:r>
          </m:den>
        </m:f>
        <m:r>
          <w:rPr>
            <w:rFonts w:ascii="Cambria Math" w:eastAsiaTheme="minorEastAsia" w:hAnsi="Cambria Math"/>
            <w:sz w:val="22"/>
            <w:szCs w:val="22"/>
          </w:rPr>
          <m:t>≈104.6</m:t>
        </m:r>
      </m:oMath>
    </w:p>
    <w:p w14:paraId="5EBE39EA" w14:textId="3BB3DFC8" w:rsidR="00902543" w:rsidRDefault="00902543" w:rsidP="00BF1F2E">
      <w:pPr>
        <w:spacing w:after="0" w:line="240" w:lineRule="auto"/>
        <w:rPr>
          <w:rFonts w:eastAsiaTheme="minorEastAsia"/>
          <w:sz w:val="22"/>
          <w:szCs w:val="22"/>
        </w:rPr>
      </w:pPr>
    </w:p>
    <w:p w14:paraId="257D1131" w14:textId="77777777" w:rsidR="0093399C" w:rsidRDefault="0093399C" w:rsidP="00BF1F2E">
      <w:pPr>
        <w:spacing w:after="0" w:line="240" w:lineRule="auto"/>
        <w:rPr>
          <w:rFonts w:eastAsiaTheme="minorEastAsia"/>
          <w:sz w:val="22"/>
          <w:szCs w:val="22"/>
        </w:rPr>
      </w:pPr>
      <w:r>
        <w:rPr>
          <w:rFonts w:eastAsiaTheme="minorEastAsia"/>
          <w:sz w:val="22"/>
          <w:szCs w:val="22"/>
        </w:rPr>
        <w:t xml:space="preserve">So that seems to have worked!    </w:t>
      </w:r>
    </w:p>
    <w:p w14:paraId="18EC7982" w14:textId="6C0D6859" w:rsidR="0093399C" w:rsidRDefault="0093399C" w:rsidP="00BF1F2E">
      <w:pPr>
        <w:spacing w:after="0" w:line="240" w:lineRule="auto"/>
        <w:rPr>
          <w:rFonts w:eastAsiaTheme="minorEastAsia"/>
          <w:sz w:val="22"/>
          <w:szCs w:val="22"/>
        </w:rPr>
      </w:pPr>
      <w:r>
        <w:rPr>
          <w:rFonts w:eastAsiaTheme="minorEastAsia"/>
          <w:sz w:val="22"/>
          <w:szCs w:val="22"/>
        </w:rPr>
        <w:t xml:space="preserve">So </w:t>
      </w:r>
      <m:oMath>
        <m:r>
          <m:rPr>
            <m:sty m:val="bi"/>
          </m:rPr>
          <w:rPr>
            <w:rFonts w:ascii="Cambria Math" w:eastAsiaTheme="minorEastAsia" w:hAnsi="Cambria Math"/>
            <w:sz w:val="22"/>
            <w:szCs w:val="22"/>
          </w:rPr>
          <m:t>x</m:t>
        </m:r>
        <m:d>
          <m:dPr>
            <m:ctrlPr>
              <w:rPr>
                <w:rFonts w:ascii="Cambria Math" w:eastAsiaTheme="minorEastAsia" w:hAnsi="Cambria Math"/>
                <w:b/>
                <w:bCs/>
                <w:i/>
                <w:sz w:val="22"/>
                <w:szCs w:val="22"/>
              </w:rPr>
            </m:ctrlPr>
          </m:dPr>
          <m:e>
            <m:r>
              <m:rPr>
                <m:sty m:val="bi"/>
              </m:rPr>
              <w:rPr>
                <w:rFonts w:ascii="Cambria Math" w:eastAsiaTheme="minorEastAsia" w:hAnsi="Cambria Math"/>
                <w:sz w:val="22"/>
                <w:szCs w:val="22"/>
              </w:rPr>
              <m:t>t</m:t>
            </m:r>
          </m:e>
        </m:d>
        <m:r>
          <m:rPr>
            <m:sty m:val="bi"/>
          </m:rPr>
          <w:rPr>
            <w:rFonts w:ascii="Cambria Math" w:eastAsiaTheme="minorEastAsia" w:hAnsi="Cambria Math"/>
            <w:sz w:val="22"/>
            <w:szCs w:val="22"/>
          </w:rPr>
          <m:t>=</m:t>
        </m:r>
        <m:func>
          <m:funcPr>
            <m:ctrlPr>
              <w:rPr>
                <w:rFonts w:ascii="Cambria Math" w:eastAsiaTheme="minorEastAsia" w:hAnsi="Cambria Math"/>
                <w:b/>
                <w:bCs/>
                <w:i/>
                <w:sz w:val="22"/>
                <w:szCs w:val="22"/>
              </w:rPr>
            </m:ctrlPr>
          </m:funcPr>
          <m:fName>
            <m:r>
              <m:rPr>
                <m:sty m:val="b"/>
              </m:rPr>
              <w:rPr>
                <w:rFonts w:ascii="Cambria Math" w:eastAsiaTheme="minorEastAsia" w:hAnsi="Cambria Math"/>
                <w:sz w:val="22"/>
                <w:szCs w:val="22"/>
              </w:rPr>
              <m:t>cos</m:t>
            </m:r>
          </m:fName>
          <m:e>
            <m:d>
              <m:dPr>
                <m:ctrlPr>
                  <w:rPr>
                    <w:rFonts w:ascii="Cambria Math" w:eastAsiaTheme="minorEastAsia" w:hAnsi="Cambria Math"/>
                    <w:b/>
                    <w:bCs/>
                    <w:i/>
                    <w:sz w:val="22"/>
                    <w:szCs w:val="22"/>
                  </w:rPr>
                </m:ctrlPr>
              </m:dPr>
              <m:e>
                <m:r>
                  <m:rPr>
                    <m:sty m:val="bi"/>
                  </m:rPr>
                  <w:rPr>
                    <w:rFonts w:ascii="Cambria Math" w:eastAsiaTheme="minorEastAsia" w:hAnsi="Cambria Math"/>
                    <w:sz w:val="22"/>
                    <w:szCs w:val="22"/>
                  </w:rPr>
                  <m:t>1.99</m:t>
                </m:r>
                <m:r>
                  <m:rPr>
                    <m:sty m:val="bi"/>
                  </m:rPr>
                  <w:rPr>
                    <w:rFonts w:ascii="Cambria Math" w:eastAsiaTheme="minorEastAsia" w:hAnsi="Cambria Math"/>
                    <w:sz w:val="22"/>
                    <w:szCs w:val="22"/>
                  </w:rPr>
                  <m:t>t</m:t>
                </m:r>
              </m:e>
            </m:d>
          </m:e>
        </m:func>
      </m:oMath>
      <w:r w:rsidRPr="0093399C">
        <w:rPr>
          <w:rFonts w:eastAsiaTheme="minorEastAsia"/>
          <w:b/>
          <w:bCs/>
          <w:sz w:val="22"/>
          <w:szCs w:val="22"/>
        </w:rPr>
        <w:t xml:space="preserve"> and </w:t>
      </w:r>
      <m:oMath>
        <m:r>
          <m:rPr>
            <m:sty m:val="bi"/>
          </m:rPr>
          <w:rPr>
            <w:rFonts w:ascii="Cambria Math" w:eastAsiaTheme="minorEastAsia" w:hAnsi="Cambria Math"/>
            <w:sz w:val="22"/>
            <w:szCs w:val="22"/>
          </w:rPr>
          <m:t>y</m:t>
        </m:r>
        <m:d>
          <m:dPr>
            <m:ctrlPr>
              <w:rPr>
                <w:rFonts w:ascii="Cambria Math" w:eastAsiaTheme="minorEastAsia" w:hAnsi="Cambria Math"/>
                <w:b/>
                <w:bCs/>
                <w:i/>
                <w:sz w:val="22"/>
                <w:szCs w:val="22"/>
              </w:rPr>
            </m:ctrlPr>
          </m:dPr>
          <m:e>
            <m:r>
              <m:rPr>
                <m:sty m:val="bi"/>
              </m:rPr>
              <w:rPr>
                <w:rFonts w:ascii="Cambria Math" w:eastAsiaTheme="minorEastAsia" w:hAnsi="Cambria Math"/>
                <w:sz w:val="22"/>
                <w:szCs w:val="22"/>
              </w:rPr>
              <m:t>t</m:t>
            </m:r>
          </m:e>
        </m:d>
        <m:r>
          <m:rPr>
            <m:sty m:val="bi"/>
          </m:rPr>
          <w:rPr>
            <w:rFonts w:ascii="Cambria Math" w:eastAsiaTheme="minorEastAsia" w:hAnsi="Cambria Math"/>
            <w:sz w:val="22"/>
            <w:szCs w:val="22"/>
          </w:rPr>
          <m:t>=</m:t>
        </m:r>
        <m:func>
          <m:funcPr>
            <m:ctrlPr>
              <w:rPr>
                <w:rFonts w:ascii="Cambria Math" w:eastAsiaTheme="minorEastAsia" w:hAnsi="Cambria Math"/>
                <w:b/>
                <w:bCs/>
                <w:i/>
                <w:sz w:val="22"/>
                <w:szCs w:val="22"/>
              </w:rPr>
            </m:ctrlPr>
          </m:funcPr>
          <m:fName>
            <m:r>
              <m:rPr>
                <m:sty m:val="b"/>
              </m:rPr>
              <w:rPr>
                <w:rFonts w:ascii="Cambria Math" w:eastAsiaTheme="minorEastAsia" w:hAnsi="Cambria Math"/>
                <w:sz w:val="22"/>
                <w:szCs w:val="22"/>
              </w:rPr>
              <m:t>sin</m:t>
            </m:r>
          </m:fName>
          <m:e>
            <m:d>
              <m:dPr>
                <m:ctrlPr>
                  <w:rPr>
                    <w:rFonts w:ascii="Cambria Math" w:eastAsiaTheme="minorEastAsia" w:hAnsi="Cambria Math"/>
                    <w:b/>
                    <w:bCs/>
                    <w:i/>
                    <w:sz w:val="22"/>
                    <w:szCs w:val="22"/>
                  </w:rPr>
                </m:ctrlPr>
              </m:dPr>
              <m:e>
                <m:r>
                  <m:rPr>
                    <m:sty m:val="bi"/>
                  </m:rPr>
                  <w:rPr>
                    <w:rFonts w:ascii="Cambria Math" w:eastAsiaTheme="minorEastAsia" w:hAnsi="Cambria Math"/>
                    <w:sz w:val="22"/>
                    <w:szCs w:val="22"/>
                  </w:rPr>
                  <m:t>1.99</m:t>
                </m:r>
                <m:r>
                  <m:rPr>
                    <m:sty m:val="bi"/>
                  </m:rPr>
                  <w:rPr>
                    <w:rFonts w:ascii="Cambria Math" w:eastAsiaTheme="minorEastAsia" w:hAnsi="Cambria Math"/>
                    <w:sz w:val="22"/>
                    <w:szCs w:val="22"/>
                  </w:rPr>
                  <m:t>t</m:t>
                </m:r>
              </m:e>
            </m:d>
          </m:e>
        </m:func>
      </m:oMath>
      <w:r>
        <w:rPr>
          <w:rFonts w:eastAsiaTheme="minorEastAsia"/>
          <w:sz w:val="22"/>
          <w:szCs w:val="22"/>
        </w:rPr>
        <w:t xml:space="preserve"> is one solution.</w:t>
      </w:r>
    </w:p>
    <w:p w14:paraId="2A816401" w14:textId="1E08BD66" w:rsidR="0093399C" w:rsidRDefault="0093399C" w:rsidP="00BF1F2E">
      <w:pPr>
        <w:spacing w:after="0" w:line="240" w:lineRule="auto"/>
        <w:rPr>
          <w:rFonts w:eastAsiaTheme="minorEastAsia"/>
          <w:sz w:val="22"/>
          <w:szCs w:val="22"/>
        </w:rPr>
      </w:pPr>
    </w:p>
    <w:p w14:paraId="0C7586DA" w14:textId="6EF741A1" w:rsidR="0093399C" w:rsidRDefault="0093399C" w:rsidP="00BF1F2E">
      <w:pPr>
        <w:spacing w:after="0" w:line="240" w:lineRule="auto"/>
        <w:rPr>
          <w:rFonts w:eastAsiaTheme="minorEastAsia"/>
          <w:sz w:val="22"/>
          <w:szCs w:val="22"/>
        </w:rPr>
      </w:pPr>
      <w:r>
        <w:rPr>
          <w:rFonts w:eastAsiaTheme="minorEastAsia"/>
          <w:sz w:val="22"/>
          <w:szCs w:val="22"/>
        </w:rPr>
        <w:t>You can also imagine this in terms of the graphs of the two angle functions.  Have one angle start a little bit different than the other with a slightly smaller slope.  You know that eventually they’ll cross and you can control when they cross by adjusting the slope of the second one.</w:t>
      </w:r>
    </w:p>
    <w:p w14:paraId="41C02C06" w14:textId="62905C84" w:rsidR="00BF1F2E" w:rsidRDefault="00BF1F2E" w:rsidP="0093399C">
      <w:pPr>
        <w:tabs>
          <w:tab w:val="left" w:pos="7428"/>
        </w:tabs>
        <w:spacing w:after="0" w:line="240" w:lineRule="auto"/>
        <w:rPr>
          <w:rFonts w:eastAsiaTheme="minorEastAsia"/>
          <w:sz w:val="22"/>
          <w:szCs w:val="22"/>
        </w:rPr>
      </w:pPr>
    </w:p>
    <w:p w14:paraId="0554CE6D" w14:textId="28812725" w:rsidR="00BF1F2E" w:rsidRPr="00BF1F2E" w:rsidRDefault="00BF1F2E" w:rsidP="00BF1F2E">
      <w:pPr>
        <w:spacing w:after="0" w:line="240" w:lineRule="auto"/>
        <w:rPr>
          <w:rFonts w:eastAsiaTheme="minorEastAsia"/>
          <w:sz w:val="22"/>
          <w:szCs w:val="22"/>
        </w:rPr>
      </w:pPr>
      <w:r>
        <w:rPr>
          <w:rFonts w:eastAsiaTheme="minorEastAsia"/>
          <w:sz w:val="22"/>
          <w:szCs w:val="22"/>
        </w:rPr>
        <w:t xml:space="preserve">c).  Re-write particle A’s equation so that the first time the particles collide is at exactly 130 seconds. </w:t>
      </w:r>
    </w:p>
    <w:p w14:paraId="027DB71C" w14:textId="6E44E766" w:rsidR="00BF1F2E" w:rsidRDefault="00BF1F2E" w:rsidP="003C68B2">
      <w:pPr>
        <w:rPr>
          <w:sz w:val="22"/>
          <w:szCs w:val="22"/>
        </w:rPr>
      </w:pPr>
    </w:p>
    <w:p w14:paraId="6A6F080F" w14:textId="0EDECD59" w:rsidR="0093399C" w:rsidRPr="0093399C" w:rsidRDefault="0093399C" w:rsidP="003C68B2">
      <w:pPr>
        <w:rPr>
          <w:sz w:val="22"/>
          <w:szCs w:val="22"/>
        </w:rPr>
      </w:pPr>
      <w:r>
        <w:rPr>
          <w:sz w:val="22"/>
          <w:szCs w:val="22"/>
        </w:rPr>
        <w:t xml:space="preserve">Let’s set up the same equation but solve for the time we want them to intersect.  Let’s say particle A’s angle is given by </w:t>
      </w:r>
      <m:oMath>
        <m:r>
          <w:rPr>
            <w:rFonts w:ascii="Cambria Math" w:hAnsi="Cambria Math"/>
            <w:sz w:val="22"/>
            <w:szCs w:val="22"/>
          </w:rPr>
          <m:t>s⋅t</m:t>
        </m:r>
      </m:oMath>
      <w:r>
        <w:rPr>
          <w:rFonts w:eastAsiaTheme="minorEastAsia"/>
          <w:sz w:val="22"/>
          <w:szCs w:val="22"/>
        </w:rPr>
        <w:t xml:space="preserve"> where </w:t>
      </w:r>
      <w:r>
        <w:rPr>
          <w:rFonts w:eastAsiaTheme="minorEastAsia"/>
          <w:i/>
          <w:iCs/>
          <w:sz w:val="22"/>
          <w:szCs w:val="22"/>
        </w:rPr>
        <w:t>s</w:t>
      </w:r>
      <w:r>
        <w:rPr>
          <w:rFonts w:eastAsiaTheme="minorEastAsia"/>
          <w:sz w:val="22"/>
          <w:szCs w:val="22"/>
        </w:rPr>
        <w:t xml:space="preserve"> (for slope) is some number.  I want to solve for the number that will cause them to intersect when </w:t>
      </w:r>
      <m:oMath>
        <m:r>
          <w:rPr>
            <w:rFonts w:ascii="Cambria Math" w:eastAsiaTheme="minorEastAsia" w:hAnsi="Cambria Math"/>
            <w:sz w:val="22"/>
            <w:szCs w:val="22"/>
          </w:rPr>
          <m:t>t=130</m:t>
        </m:r>
      </m:oMath>
      <w:r>
        <w:rPr>
          <w:rFonts w:eastAsiaTheme="minorEastAsia"/>
          <w:sz w:val="22"/>
          <w:szCs w:val="22"/>
        </w:rPr>
        <w:t>.</w:t>
      </w:r>
    </w:p>
    <w:p w14:paraId="651CC51B" w14:textId="53AA05C6" w:rsidR="0093399C" w:rsidRDefault="0093399C" w:rsidP="003C68B2">
      <w:pPr>
        <w:rPr>
          <w:rFonts w:eastAsiaTheme="minorEastAsia"/>
          <w:sz w:val="22"/>
          <w:szCs w:val="22"/>
        </w:rPr>
      </w:pPr>
      <m:oMath>
        <m:r>
          <w:rPr>
            <w:rFonts w:ascii="Cambria Math" w:hAnsi="Cambria Math"/>
            <w:sz w:val="22"/>
            <w:szCs w:val="22"/>
          </w:rPr>
          <m:t>2</m:t>
        </m:r>
        <m:d>
          <m:dPr>
            <m:ctrlPr>
              <w:rPr>
                <w:rFonts w:ascii="Cambria Math" w:hAnsi="Cambria Math"/>
                <w:i/>
                <w:sz w:val="22"/>
                <w:szCs w:val="22"/>
              </w:rPr>
            </m:ctrlPr>
          </m:dPr>
          <m:e>
            <m:r>
              <w:rPr>
                <w:rFonts w:ascii="Cambria Math" w:hAnsi="Cambria Math"/>
                <w:sz w:val="22"/>
                <w:szCs w:val="22"/>
              </w:rPr>
              <m:t>130</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π</m:t>
            </m:r>
          </m:num>
          <m:den>
            <m:r>
              <w:rPr>
                <w:rFonts w:ascii="Cambria Math" w:hAnsi="Cambria Math"/>
                <w:sz w:val="22"/>
                <w:szCs w:val="22"/>
              </w:rPr>
              <m:t>3</m:t>
            </m:r>
          </m:den>
        </m:f>
        <m:r>
          <w:rPr>
            <w:rFonts w:ascii="Cambria Math" w:hAnsi="Cambria Math"/>
            <w:sz w:val="22"/>
            <w:szCs w:val="22"/>
          </w:rPr>
          <m:t>=s⋅130</m:t>
        </m:r>
      </m:oMath>
      <w:r>
        <w:rPr>
          <w:rFonts w:eastAsiaTheme="minorEastAsia"/>
          <w:sz w:val="22"/>
          <w:szCs w:val="22"/>
        </w:rPr>
        <w:tab/>
        <w:t xml:space="preserve">    </w:t>
      </w:r>
      <w:r w:rsidRPr="0093399C">
        <w:rPr>
          <w:rFonts w:eastAsiaTheme="minorEastAsia"/>
          <w:sz w:val="22"/>
          <w:szCs w:val="22"/>
        </w:rPr>
        <w:sym w:font="Wingdings" w:char="F0E0"/>
      </w:r>
      <w:r>
        <w:rPr>
          <w:rFonts w:eastAsiaTheme="minorEastAsia"/>
          <w:sz w:val="22"/>
          <w:szCs w:val="22"/>
        </w:rPr>
        <w:t xml:space="preserve">       </w:t>
      </w:r>
      <m:oMath>
        <m:r>
          <w:rPr>
            <w:rFonts w:ascii="Cambria Math" w:eastAsiaTheme="minorEastAsia" w:hAnsi="Cambria Math"/>
            <w:sz w:val="22"/>
            <w:szCs w:val="22"/>
          </w:rPr>
          <m:t>260-</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3</m:t>
            </m:r>
          </m:den>
        </m:f>
        <m:r>
          <w:rPr>
            <w:rFonts w:ascii="Cambria Math" w:eastAsiaTheme="minorEastAsia" w:hAnsi="Cambria Math"/>
            <w:sz w:val="22"/>
            <w:szCs w:val="22"/>
          </w:rPr>
          <m:t>=130⋅s</m:t>
        </m:r>
      </m:oMath>
      <w:r>
        <w:rPr>
          <w:rFonts w:eastAsiaTheme="minorEastAsia"/>
          <w:sz w:val="22"/>
          <w:szCs w:val="22"/>
        </w:rPr>
        <w:t xml:space="preserve">        </w:t>
      </w:r>
      <w:r w:rsidRPr="0093399C">
        <w:rPr>
          <w:rFonts w:eastAsiaTheme="minorEastAsia"/>
          <w:sz w:val="22"/>
          <w:szCs w:val="22"/>
        </w:rPr>
        <w:sym w:font="Wingdings" w:char="F0E0"/>
      </w:r>
      <w:r>
        <w:rPr>
          <w:rFonts w:eastAsiaTheme="minorEastAsia"/>
          <w:sz w:val="22"/>
          <w:szCs w:val="22"/>
        </w:rPr>
        <w:t xml:space="preserve">        </w:t>
      </w:r>
      <m:oMath>
        <m:r>
          <w:rPr>
            <w:rFonts w:ascii="Cambria Math" w:eastAsiaTheme="minorEastAsia" w:hAnsi="Cambria Math"/>
            <w:sz w:val="22"/>
            <w:szCs w:val="22"/>
          </w:rPr>
          <m:t>s=2-</m:t>
        </m:r>
        <m:f>
          <m:fPr>
            <m:ctrlPr>
              <w:rPr>
                <w:rFonts w:ascii="Cambria Math" w:eastAsiaTheme="minorEastAsia" w:hAnsi="Cambria Math"/>
                <w:i/>
                <w:sz w:val="22"/>
                <w:szCs w:val="22"/>
              </w:rPr>
            </m:ctrlPr>
          </m:fPr>
          <m:num>
            <m:r>
              <w:rPr>
                <w:rFonts w:ascii="Cambria Math" w:eastAsiaTheme="minorEastAsia" w:hAnsi="Cambria Math"/>
                <w:sz w:val="22"/>
                <w:szCs w:val="22"/>
              </w:rPr>
              <m:t>π</m:t>
            </m:r>
          </m:num>
          <m:den>
            <m:r>
              <w:rPr>
                <w:rFonts w:ascii="Cambria Math" w:eastAsiaTheme="minorEastAsia" w:hAnsi="Cambria Math"/>
                <w:sz w:val="22"/>
                <w:szCs w:val="22"/>
              </w:rPr>
              <m:t>390</m:t>
            </m:r>
          </m:den>
        </m:f>
      </m:oMath>
    </w:p>
    <w:p w14:paraId="75A2EC31" w14:textId="17FA23F0" w:rsidR="0093399C" w:rsidRDefault="0093399C" w:rsidP="003C68B2">
      <w:pPr>
        <w:rPr>
          <w:rFonts w:eastAsiaTheme="minorEastAsia"/>
          <w:sz w:val="22"/>
          <w:szCs w:val="22"/>
        </w:rPr>
      </w:pPr>
      <w:r>
        <w:rPr>
          <w:rFonts w:eastAsiaTheme="minorEastAsia"/>
          <w:sz w:val="22"/>
          <w:szCs w:val="22"/>
        </w:rPr>
        <w:t xml:space="preserve">So:  </w:t>
      </w:r>
      <m:oMath>
        <m:r>
          <m:rPr>
            <m:sty m:val="bi"/>
          </m:rPr>
          <w:rPr>
            <w:rFonts w:ascii="Cambria Math" w:eastAsiaTheme="minorEastAsia" w:hAnsi="Cambria Math"/>
            <w:sz w:val="22"/>
            <w:szCs w:val="22"/>
          </w:rPr>
          <m:t>x</m:t>
        </m:r>
        <m:d>
          <m:dPr>
            <m:ctrlPr>
              <w:rPr>
                <w:rFonts w:ascii="Cambria Math" w:eastAsiaTheme="minorEastAsia" w:hAnsi="Cambria Math"/>
                <w:b/>
                <w:bCs/>
                <w:i/>
                <w:sz w:val="22"/>
                <w:szCs w:val="22"/>
              </w:rPr>
            </m:ctrlPr>
          </m:dPr>
          <m:e>
            <m:r>
              <m:rPr>
                <m:sty m:val="bi"/>
              </m:rPr>
              <w:rPr>
                <w:rFonts w:ascii="Cambria Math" w:eastAsiaTheme="minorEastAsia" w:hAnsi="Cambria Math"/>
                <w:sz w:val="22"/>
                <w:szCs w:val="22"/>
              </w:rPr>
              <m:t>t</m:t>
            </m:r>
          </m:e>
        </m:d>
        <m:r>
          <m:rPr>
            <m:sty m:val="bi"/>
          </m:rPr>
          <w:rPr>
            <w:rFonts w:ascii="Cambria Math" w:eastAsiaTheme="minorEastAsia" w:hAnsi="Cambria Math"/>
            <w:sz w:val="22"/>
            <w:szCs w:val="22"/>
          </w:rPr>
          <m:t>=</m:t>
        </m:r>
        <m:func>
          <m:funcPr>
            <m:ctrlPr>
              <w:rPr>
                <w:rFonts w:ascii="Cambria Math" w:eastAsiaTheme="minorEastAsia" w:hAnsi="Cambria Math"/>
                <w:b/>
                <w:bCs/>
                <w:i/>
                <w:sz w:val="22"/>
                <w:szCs w:val="22"/>
              </w:rPr>
            </m:ctrlPr>
          </m:funcPr>
          <m:fName>
            <m:r>
              <m:rPr>
                <m:sty m:val="b"/>
              </m:rPr>
              <w:rPr>
                <w:rFonts w:ascii="Cambria Math" w:eastAsiaTheme="minorEastAsia" w:hAnsi="Cambria Math"/>
                <w:sz w:val="22"/>
                <w:szCs w:val="22"/>
              </w:rPr>
              <m:t>cos</m:t>
            </m:r>
          </m:fName>
          <m:e>
            <m:d>
              <m:dPr>
                <m:ctrlPr>
                  <w:rPr>
                    <w:rFonts w:ascii="Cambria Math" w:eastAsiaTheme="minorEastAsia" w:hAnsi="Cambria Math"/>
                    <w:b/>
                    <w:bCs/>
                    <w:i/>
                    <w:sz w:val="22"/>
                    <w:szCs w:val="22"/>
                  </w:rPr>
                </m:ctrlPr>
              </m:dPr>
              <m:e>
                <m:r>
                  <m:rPr>
                    <m:sty m:val="bi"/>
                  </m:rPr>
                  <w:rPr>
                    <w:rFonts w:ascii="Cambria Math" w:eastAsiaTheme="minorEastAsia" w:hAnsi="Cambria Math"/>
                    <w:sz w:val="22"/>
                    <w:szCs w:val="22"/>
                  </w:rPr>
                  <m:t>t⋅</m:t>
                </m:r>
                <m:d>
                  <m:dPr>
                    <m:ctrlPr>
                      <w:rPr>
                        <w:rFonts w:ascii="Cambria Math" w:eastAsiaTheme="minorEastAsia" w:hAnsi="Cambria Math"/>
                        <w:b/>
                        <w:bCs/>
                        <w:i/>
                        <w:sz w:val="22"/>
                        <w:szCs w:val="22"/>
                      </w:rPr>
                    </m:ctrlPr>
                  </m:dPr>
                  <m:e>
                    <m:r>
                      <m:rPr>
                        <m:sty m:val="bi"/>
                      </m:rPr>
                      <w:rPr>
                        <w:rFonts w:ascii="Cambria Math" w:eastAsiaTheme="minorEastAsia" w:hAnsi="Cambria Math"/>
                        <w:sz w:val="22"/>
                        <w:szCs w:val="22"/>
                      </w:rPr>
                      <m:t>2-</m:t>
                    </m:r>
                    <m:f>
                      <m:fPr>
                        <m:ctrlPr>
                          <w:rPr>
                            <w:rFonts w:ascii="Cambria Math" w:eastAsiaTheme="minorEastAsia" w:hAnsi="Cambria Math"/>
                            <w:b/>
                            <w:bCs/>
                            <w:i/>
                            <w:sz w:val="22"/>
                            <w:szCs w:val="22"/>
                          </w:rPr>
                        </m:ctrlPr>
                      </m:fPr>
                      <m:num>
                        <m:r>
                          <m:rPr>
                            <m:sty m:val="bi"/>
                          </m:rPr>
                          <w:rPr>
                            <w:rFonts w:ascii="Cambria Math" w:eastAsiaTheme="minorEastAsia" w:hAnsi="Cambria Math"/>
                            <w:sz w:val="22"/>
                            <w:szCs w:val="22"/>
                          </w:rPr>
                          <m:t>π</m:t>
                        </m:r>
                      </m:num>
                      <m:den>
                        <m:r>
                          <m:rPr>
                            <m:sty m:val="bi"/>
                          </m:rPr>
                          <w:rPr>
                            <w:rFonts w:ascii="Cambria Math" w:eastAsiaTheme="minorEastAsia" w:hAnsi="Cambria Math"/>
                            <w:sz w:val="22"/>
                            <w:szCs w:val="22"/>
                          </w:rPr>
                          <m:t>390</m:t>
                        </m:r>
                      </m:den>
                    </m:f>
                  </m:e>
                </m:d>
              </m:e>
            </m:d>
          </m:e>
        </m:func>
      </m:oMath>
      <w:r w:rsidRPr="0093399C">
        <w:rPr>
          <w:rFonts w:eastAsiaTheme="minorEastAsia"/>
          <w:b/>
          <w:bCs/>
          <w:sz w:val="22"/>
          <w:szCs w:val="22"/>
        </w:rPr>
        <w:t xml:space="preserve"> and </w:t>
      </w:r>
      <m:oMath>
        <m:r>
          <m:rPr>
            <m:sty m:val="bi"/>
          </m:rPr>
          <w:rPr>
            <w:rFonts w:ascii="Cambria Math" w:eastAsiaTheme="minorEastAsia" w:hAnsi="Cambria Math"/>
            <w:sz w:val="22"/>
            <w:szCs w:val="22"/>
          </w:rPr>
          <m:t>y</m:t>
        </m:r>
        <m:d>
          <m:dPr>
            <m:ctrlPr>
              <w:rPr>
                <w:rFonts w:ascii="Cambria Math" w:eastAsiaTheme="minorEastAsia" w:hAnsi="Cambria Math"/>
                <w:b/>
                <w:bCs/>
                <w:i/>
                <w:sz w:val="22"/>
                <w:szCs w:val="22"/>
              </w:rPr>
            </m:ctrlPr>
          </m:dPr>
          <m:e>
            <m:r>
              <m:rPr>
                <m:sty m:val="bi"/>
              </m:rPr>
              <w:rPr>
                <w:rFonts w:ascii="Cambria Math" w:eastAsiaTheme="minorEastAsia" w:hAnsi="Cambria Math"/>
                <w:sz w:val="22"/>
                <w:szCs w:val="22"/>
              </w:rPr>
              <m:t>t</m:t>
            </m:r>
          </m:e>
        </m:d>
        <m:r>
          <m:rPr>
            <m:sty m:val="bi"/>
          </m:rPr>
          <w:rPr>
            <w:rFonts w:ascii="Cambria Math" w:eastAsiaTheme="minorEastAsia" w:hAnsi="Cambria Math"/>
            <w:sz w:val="22"/>
            <w:szCs w:val="22"/>
          </w:rPr>
          <m:t>=</m:t>
        </m:r>
        <m:func>
          <m:funcPr>
            <m:ctrlPr>
              <w:rPr>
                <w:rFonts w:ascii="Cambria Math" w:eastAsiaTheme="minorEastAsia" w:hAnsi="Cambria Math"/>
                <w:b/>
                <w:bCs/>
                <w:i/>
                <w:sz w:val="22"/>
                <w:szCs w:val="22"/>
              </w:rPr>
            </m:ctrlPr>
          </m:funcPr>
          <m:fName>
            <m:r>
              <m:rPr>
                <m:sty m:val="b"/>
              </m:rPr>
              <w:rPr>
                <w:rFonts w:ascii="Cambria Math" w:eastAsiaTheme="minorEastAsia" w:hAnsi="Cambria Math"/>
                <w:sz w:val="22"/>
                <w:szCs w:val="22"/>
              </w:rPr>
              <m:t>sin</m:t>
            </m:r>
          </m:fName>
          <m:e>
            <m:d>
              <m:dPr>
                <m:ctrlPr>
                  <w:rPr>
                    <w:rFonts w:ascii="Cambria Math" w:eastAsiaTheme="minorEastAsia" w:hAnsi="Cambria Math"/>
                    <w:b/>
                    <w:bCs/>
                    <w:i/>
                    <w:sz w:val="22"/>
                    <w:szCs w:val="22"/>
                  </w:rPr>
                </m:ctrlPr>
              </m:dPr>
              <m:e>
                <m:r>
                  <m:rPr>
                    <m:sty m:val="bi"/>
                  </m:rPr>
                  <w:rPr>
                    <w:rFonts w:ascii="Cambria Math" w:eastAsiaTheme="minorEastAsia" w:hAnsi="Cambria Math"/>
                    <w:sz w:val="22"/>
                    <w:szCs w:val="22"/>
                  </w:rPr>
                  <m:t>t⋅</m:t>
                </m:r>
                <m:d>
                  <m:dPr>
                    <m:ctrlPr>
                      <w:rPr>
                        <w:rFonts w:ascii="Cambria Math" w:eastAsiaTheme="minorEastAsia" w:hAnsi="Cambria Math"/>
                        <w:b/>
                        <w:bCs/>
                        <w:i/>
                        <w:sz w:val="22"/>
                        <w:szCs w:val="22"/>
                      </w:rPr>
                    </m:ctrlPr>
                  </m:dPr>
                  <m:e>
                    <m:r>
                      <m:rPr>
                        <m:sty m:val="bi"/>
                      </m:rPr>
                      <w:rPr>
                        <w:rFonts w:ascii="Cambria Math" w:eastAsiaTheme="minorEastAsia" w:hAnsi="Cambria Math"/>
                        <w:sz w:val="22"/>
                        <w:szCs w:val="22"/>
                      </w:rPr>
                      <m:t>2-</m:t>
                    </m:r>
                    <m:f>
                      <m:fPr>
                        <m:ctrlPr>
                          <w:rPr>
                            <w:rFonts w:ascii="Cambria Math" w:eastAsiaTheme="minorEastAsia" w:hAnsi="Cambria Math"/>
                            <w:b/>
                            <w:bCs/>
                            <w:i/>
                            <w:sz w:val="22"/>
                            <w:szCs w:val="22"/>
                          </w:rPr>
                        </m:ctrlPr>
                      </m:fPr>
                      <m:num>
                        <m:r>
                          <m:rPr>
                            <m:sty m:val="bi"/>
                          </m:rPr>
                          <w:rPr>
                            <w:rFonts w:ascii="Cambria Math" w:eastAsiaTheme="minorEastAsia" w:hAnsi="Cambria Math"/>
                            <w:sz w:val="22"/>
                            <w:szCs w:val="22"/>
                          </w:rPr>
                          <m:t>π</m:t>
                        </m:r>
                      </m:num>
                      <m:den>
                        <m:r>
                          <m:rPr>
                            <m:sty m:val="bi"/>
                          </m:rPr>
                          <w:rPr>
                            <w:rFonts w:ascii="Cambria Math" w:eastAsiaTheme="minorEastAsia" w:hAnsi="Cambria Math"/>
                            <w:sz w:val="22"/>
                            <w:szCs w:val="22"/>
                          </w:rPr>
                          <m:t>390</m:t>
                        </m:r>
                      </m:den>
                    </m:f>
                  </m:e>
                </m:d>
              </m:e>
            </m:d>
          </m:e>
        </m:func>
      </m:oMath>
      <w:r w:rsidRPr="0093399C">
        <w:rPr>
          <w:rFonts w:eastAsiaTheme="minorEastAsia"/>
          <w:b/>
          <w:bCs/>
          <w:sz w:val="22"/>
          <w:szCs w:val="22"/>
        </w:rPr>
        <w:t>.</w:t>
      </w:r>
    </w:p>
    <w:p w14:paraId="7E702A64" w14:textId="77777777" w:rsidR="0093399C" w:rsidRPr="003C68B2" w:rsidRDefault="0093399C" w:rsidP="003C68B2">
      <w:pPr>
        <w:rPr>
          <w:sz w:val="22"/>
          <w:szCs w:val="22"/>
        </w:rPr>
      </w:pPr>
    </w:p>
    <w:sectPr w:rsidR="0093399C" w:rsidRPr="003C68B2" w:rsidSect="00EF7E7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obervich">
    <w15:presenceInfo w15:providerId="Windows Live" w15:userId="8449b194848d82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7E"/>
    <w:rsid w:val="0023554B"/>
    <w:rsid w:val="0036118D"/>
    <w:rsid w:val="003C68B2"/>
    <w:rsid w:val="004068E7"/>
    <w:rsid w:val="004C5FF8"/>
    <w:rsid w:val="004D7A4F"/>
    <w:rsid w:val="00515F87"/>
    <w:rsid w:val="00555A81"/>
    <w:rsid w:val="0057657A"/>
    <w:rsid w:val="006331A9"/>
    <w:rsid w:val="006667BC"/>
    <w:rsid w:val="006A0B78"/>
    <w:rsid w:val="007535B5"/>
    <w:rsid w:val="00835489"/>
    <w:rsid w:val="00841191"/>
    <w:rsid w:val="008B4F7A"/>
    <w:rsid w:val="008C6126"/>
    <w:rsid w:val="00902543"/>
    <w:rsid w:val="00926B7D"/>
    <w:rsid w:val="009303DC"/>
    <w:rsid w:val="0093399C"/>
    <w:rsid w:val="009D2414"/>
    <w:rsid w:val="00BF1F2E"/>
    <w:rsid w:val="00BF6FC1"/>
    <w:rsid w:val="00C705B6"/>
    <w:rsid w:val="00C82FA8"/>
    <w:rsid w:val="00C84A34"/>
    <w:rsid w:val="00C859FA"/>
    <w:rsid w:val="00DB1A5B"/>
    <w:rsid w:val="00DB3223"/>
    <w:rsid w:val="00DD3B11"/>
    <w:rsid w:val="00ED1354"/>
    <w:rsid w:val="00EF7E7E"/>
    <w:rsid w:val="00F12F50"/>
    <w:rsid w:val="00F774AE"/>
    <w:rsid w:val="00FC6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BC1C"/>
  <w15:chartTrackingRefBased/>
  <w15:docId w15:val="{C7A3DD5D-22B4-4109-A1C9-8A329412D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EF7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E7E"/>
    <w:rPr>
      <w:rFonts w:eastAsiaTheme="majorEastAsia" w:cstheme="majorBidi"/>
      <w:color w:val="272727" w:themeColor="text1" w:themeTint="D8"/>
    </w:rPr>
  </w:style>
  <w:style w:type="paragraph" w:styleId="Title">
    <w:name w:val="Title"/>
    <w:basedOn w:val="Normal"/>
    <w:next w:val="Normal"/>
    <w:link w:val="TitleChar"/>
    <w:uiPriority w:val="10"/>
    <w:qFormat/>
    <w:rsid w:val="00EF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E7E"/>
    <w:pPr>
      <w:spacing w:before="160"/>
      <w:jc w:val="center"/>
    </w:pPr>
    <w:rPr>
      <w:i/>
      <w:iCs/>
      <w:color w:val="404040" w:themeColor="text1" w:themeTint="BF"/>
    </w:rPr>
  </w:style>
  <w:style w:type="character" w:customStyle="1" w:styleId="QuoteChar">
    <w:name w:val="Quote Char"/>
    <w:basedOn w:val="DefaultParagraphFont"/>
    <w:link w:val="Quote"/>
    <w:uiPriority w:val="29"/>
    <w:rsid w:val="00EF7E7E"/>
    <w:rPr>
      <w:i/>
      <w:iCs/>
      <w:color w:val="404040" w:themeColor="text1" w:themeTint="BF"/>
    </w:rPr>
  </w:style>
  <w:style w:type="paragraph" w:styleId="ListParagraph">
    <w:name w:val="List Paragraph"/>
    <w:basedOn w:val="Normal"/>
    <w:uiPriority w:val="34"/>
    <w:qFormat/>
    <w:rsid w:val="00EF7E7E"/>
    <w:pPr>
      <w:ind w:left="720"/>
      <w:contextualSpacing/>
    </w:pPr>
  </w:style>
  <w:style w:type="character" w:styleId="IntenseEmphasis">
    <w:name w:val="Intense Emphasis"/>
    <w:basedOn w:val="DefaultParagraphFont"/>
    <w:uiPriority w:val="21"/>
    <w:qFormat/>
    <w:rsid w:val="00EF7E7E"/>
    <w:rPr>
      <w:i/>
      <w:iCs/>
      <w:color w:val="0F4761" w:themeColor="accent1" w:themeShade="BF"/>
    </w:rPr>
  </w:style>
  <w:style w:type="paragraph" w:styleId="IntenseQuote">
    <w:name w:val="Intense Quote"/>
    <w:basedOn w:val="Normal"/>
    <w:next w:val="Normal"/>
    <w:link w:val="IntenseQuoteChar"/>
    <w:uiPriority w:val="30"/>
    <w:qFormat/>
    <w:rsid w:val="00EF7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E7E"/>
    <w:rPr>
      <w:i/>
      <w:iCs/>
      <w:color w:val="0F4761" w:themeColor="accent1" w:themeShade="BF"/>
    </w:rPr>
  </w:style>
  <w:style w:type="character" w:styleId="IntenseReference">
    <w:name w:val="Intense Reference"/>
    <w:basedOn w:val="DefaultParagraphFont"/>
    <w:uiPriority w:val="32"/>
    <w:qFormat/>
    <w:rsid w:val="00EF7E7E"/>
    <w:rPr>
      <w:b/>
      <w:bCs/>
      <w:smallCaps/>
      <w:color w:val="0F4761" w:themeColor="accent1" w:themeShade="BF"/>
      <w:spacing w:val="5"/>
    </w:rPr>
  </w:style>
  <w:style w:type="character" w:styleId="PlaceholderText">
    <w:name w:val="Placeholder Text"/>
    <w:basedOn w:val="DefaultParagraphFont"/>
    <w:uiPriority w:val="99"/>
    <w:semiHidden/>
    <w:rsid w:val="00555A81"/>
    <w:rPr>
      <w:color w:val="666666"/>
    </w:rPr>
  </w:style>
  <w:style w:type="paragraph" w:styleId="Revision">
    <w:name w:val="Revision"/>
    <w:hidden/>
    <w:uiPriority w:val="99"/>
    <w:semiHidden/>
    <w:rsid w:val="009025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ustomXml" Target="ink/ink5.xml"/><Relationship Id="rId26" Type="http://schemas.openxmlformats.org/officeDocument/2006/relationships/customXml" Target="ink/ink10.xml"/><Relationship Id="rId39" Type="http://schemas.openxmlformats.org/officeDocument/2006/relationships/customXml" Target="ink/ink15.xml"/><Relationship Id="rId21" Type="http://schemas.openxmlformats.org/officeDocument/2006/relationships/image" Target="media/image12.png"/><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customXml" Target="ink/ink4.xml"/><Relationship Id="rId29" Type="http://schemas.openxmlformats.org/officeDocument/2006/relationships/image" Target="media/image14.png"/><Relationship Id="rId11" Type="http://schemas.openxmlformats.org/officeDocument/2006/relationships/customXml" Target="ink/ink3.xml"/><Relationship Id="rId24" Type="http://schemas.openxmlformats.org/officeDocument/2006/relationships/customXml" Target="ink/ink8.xml"/><Relationship Id="rId32" Type="http://schemas.openxmlformats.org/officeDocument/2006/relationships/image" Target="media/image17.png"/><Relationship Id="rId37" Type="http://schemas.openxmlformats.org/officeDocument/2006/relationships/customXml" Target="ink/ink13.xml"/><Relationship Id="rId40" Type="http://schemas.openxmlformats.org/officeDocument/2006/relationships/customXml" Target="ink/ink16.xml"/><Relationship Id="rId45" Type="http://schemas.openxmlformats.org/officeDocument/2006/relationships/image" Target="media/image26.png"/><Relationship Id="rId53"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customXml" Target="ink/ink2.xml"/><Relationship Id="rId19" Type="http://schemas.openxmlformats.org/officeDocument/2006/relationships/image" Target="media/image11.png"/><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image" Target="media/image33.png"/><Relationship Id="rId4" Type="http://schemas.openxmlformats.org/officeDocument/2006/relationships/image" Target="media/image1.png"/><Relationship Id="rId9" Type="http://schemas.openxmlformats.org/officeDocument/2006/relationships/customXml" Target="ink/ink1.xml"/><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customXml" Target="ink/ink11.xm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5.png"/><Relationship Id="rId51" Type="http://schemas.openxmlformats.org/officeDocument/2006/relationships/image" Target="media/image32.pn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customXml" Target="ink/ink9.xml"/><Relationship Id="rId33" Type="http://schemas.openxmlformats.org/officeDocument/2006/relationships/image" Target="media/image18.png"/><Relationship Id="rId38" Type="http://schemas.openxmlformats.org/officeDocument/2006/relationships/customXml" Target="ink/ink14.xml"/><Relationship Id="rId46" Type="http://schemas.openxmlformats.org/officeDocument/2006/relationships/image" Target="media/image27.png"/><Relationship Id="rId20" Type="http://schemas.openxmlformats.org/officeDocument/2006/relationships/customXml" Target="ink/ink6.xml"/><Relationship Id="rId41" Type="http://schemas.openxmlformats.org/officeDocument/2006/relationships/image" Target="media/image22.png"/><Relationship Id="rId54"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9.png"/><Relationship Id="rId23" Type="http://schemas.openxmlformats.org/officeDocument/2006/relationships/customXml" Target="ink/ink7.xml"/><Relationship Id="rId28" Type="http://schemas.openxmlformats.org/officeDocument/2006/relationships/customXml" Target="ink/ink12.xml"/><Relationship Id="rId36" Type="http://schemas.openxmlformats.org/officeDocument/2006/relationships/image" Target="media/image21.png"/><Relationship Id="rId49" Type="http://schemas.openxmlformats.org/officeDocument/2006/relationships/image" Target="media/image3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06:09.079"/>
    </inkml:context>
    <inkml:brush xml:id="br0">
      <inkml:brushProperty name="width" value="0.025" units="cm"/>
      <inkml:brushProperty name="height" value="0.025" units="cm"/>
    </inkml:brush>
  </inkml:definitions>
  <inkml:trace contextRef="#ctx0" brushRef="#br0">1 246 24575,'0'-12'0,"1"1"0,1 0 0,-1 0 0,2-1 0,0 1 0,0 0 0,1 1 0,5-11 0,-3 10 0,0-4 0,1 1 0,1 0 0,0 1 0,1-1 0,0 2 0,15-17 0,-21 27 0,0 0 0,1 1 0,-1-1 0,1 1 0,-1-1 0,1 1 0,-1 0 0,1 1 0,0-1 0,-1 0 0,1 1 0,5 0 0,51 3 0,-48-2 0,1 1 0,0 1 0,-1 1 0,0 0 0,0 1 0,0 0 0,22 13 0,9 3 0,-19-10-1365,-18-9-5461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06:11.097"/>
    </inkml:context>
    <inkml:brush xml:id="br0">
      <inkml:brushProperty name="width" value="0.025" units="cm"/>
      <inkml:brushProperty name="height" value="0.025" units="cm"/>
    </inkml:brush>
  </inkml:definitions>
  <inkml:trace contextRef="#ctx0" brushRef="#br0">846 1034 24575,'0'-12'0,"-1"1"0,2 0 0,0-1 0,0 1 0,1 0 0,0 0 0,1 0 0,0 0 0,1 0 0,5-11 0,-1-3 0,-8 22 0,1-1 0,0 1 0,-1 0 0,2 0 0,-1 0 0,0 0 0,1 0 0,1-3 0,8-19 0,-11 23 0,0 0 0,1 1 0,-1-1 0,1 1 0,-1-1 0,1 1 0,-1-1 0,1 1 0,0-1 0,0 1 0,0 0 0,0-1 0,0 1 0,0 0 0,0 0 0,0 0 0,0-1 0,1 1 0,-1 1 0,0-1 0,1 0 0,-1 0 0,1 0 0,-1 1 0,1-1 0,-1 1 0,3-1 0,4-1 0,0 0 0,1 1 0,-1 1 0,0-1 0,0 1 0,1 0 0,-1 1 0,0 0 0,0 1 0,13 3 0,1-2 6,-1-1 0,1-1 0,42-3 0,-10 1-1395,-47 1-5437</inkml:trace>
  <inkml:trace contextRef="#ctx0" brushRef="#br0" timeOffset="2068.21">544 649 24575,'-15'-53'0,"14"14"0,1 26 0,0 0 0,-1-1 0,0 1 0,-7-24 0,-16-48 0,23 83 0,0-1 0,0 1 0,0-1 0,1 1 0,-1-1 0,1 1 0,-1-1 0,1 1 0,0-1 0,0 1 0,0-1 0,0 0 0,1-3 0,0 5 0,0-1 0,0 1 0,0 0 0,1 0 0,-1 0 0,0-1 0,0 1 0,1 0 0,-1 0 0,1 1 0,-1-1 0,1 0 0,-1 0 0,1 1 0,-1-1 0,1 1 0,0 0 0,-1-1 0,1 1 0,0 0 0,2 0 0,129-10 0,-125 9-195,0 0 0,0-1 0,0 0 0,0 0 0,0-1 0,10-5 0,-14 6-6631</inkml:trace>
  <inkml:trace contextRef="#ctx0" brushRef="#br0" timeOffset="3744.4">23 398 24575,'-2'-4'0,"1"0"0,-1 0 0,1-1 0,-1 1 0,1 0 0,0 0 0,1-1 0,-1 1 0,1-1 0,0 1 0,1-7 0,-3-15 0,-2 1 0,0 0 0,2-1 0,2-49 0,0 72 0,1 0 0,0 1 0,-1-1 0,1 0 0,0 1 0,0-1 0,1 1 0,-1-1 0,0 1 0,1 0 0,0 0 0,-1-1 0,1 1 0,0 0 0,4-2 0,38-26 0,-16 12 0,-16 10 0,0 1 0,0 0 0,26-10 0,19-9 0,-49 21-1365,-1 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06:17.185"/>
    </inkml:context>
    <inkml:brush xml:id="br0">
      <inkml:brushProperty name="width" value="0.025" units="cm"/>
      <inkml:brushProperty name="height" value="0.025" units="cm"/>
    </inkml:brush>
  </inkml:definitions>
  <inkml:trace contextRef="#ctx0" brushRef="#br0">865 541 24575,'-6'-1'0,"1"0"0,-1 0 0,1-1 0,-1 0 0,1 0 0,0 0 0,-7-5 0,-14-5 0,-15-4 0,23 9 0,-1 0 0,-35-8 0,44 13 0,0 0 0,1-1 0,-1 0 0,1 0 0,-1-1 0,1-1 0,0 1 0,0-1 0,1-1 0,0 0 0,0 0 0,0 0 0,1-1 0,-1 0 0,2-1 0,-10-11 0,4 0 0,10 18 0,1-1 0,-1 0 0,1 0 0,-1 0 0,1 0 0,0 0 0,0 0 0,0 0 0,0 0 0,0 0 0,1-1 0,-1 1 0,0 0 0,1 0 0,0-1 0,-1 1 0,1 0 0,0-1 0,0 1 0,1-1 0,-1 1 0,0 0 0,1 0 0,0-1 0,-1 1 0,1 0 0,0 0 0,2-4 0,45-87 0,12-26 0,-55 107-273,1 0 0,0 1 0,1-1 0,8-10 0,-11 18-6553</inkml:trace>
  <inkml:trace contextRef="#ctx0" brushRef="#br0" timeOffset="2865.81">215 645 24575,'0'2'0,"0"-1"0,0 0 0,-1 1 0,1-1 0,0 1 0,-1-1 0,1 0 0,0 0 0,-1 1 0,0-1 0,1 0 0,-1 0 0,0 1 0,0-1 0,1 0 0,-1 0 0,0 0 0,0 0 0,0 0 0,0 0 0,0-1 0,-1 1 0,1 0 0,0 0 0,0-1 0,-1 1 0,1-1 0,0 1 0,0-1 0,-1 1 0,1-1 0,-1 0 0,1 0 0,0 0 0,-1 0 0,-1 0 0,-9 0 0,1 0 0,-1-1 0,-18-4 0,9 1 0,-67-3 0,87 6 0,1 1 0,-1-1 0,1 1 0,-1-1 0,1 1 0,0-1 0,-1 1 0,1-1 0,0 0 0,0 1 0,-1-1 0,1 1 0,0-1 0,0 0 0,0 1 0,0-1 0,0 0 0,0 1 0,0-1 0,0 0 0,0 1 0,0-1 0,0 0 0,0 1 0,1-1 0,-1 0 0,0 1 0,0-1 0,1 1 0,-1-2 0,10-25 0,-9 25 0,4-18 0,-1 0 0,-1 0 0,0-1 0,-2 1 0,0 0 0,-4-38 0,1-2 0,1 41-106,1 15 39,-1 0 1,1 1 0,-1-1 0,1 1-1,0-1 1,1 0 0,-1 1 0,1-1-1,-1 0 1,1 1 0,0-1 0,0 1-1,1 0 1,-1-1 0,1 1 0,0 0-1,-1 0 1,4-4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10:53.790"/>
    </inkml:context>
    <inkml:brush xml:id="br0">
      <inkml:brushProperty name="width" value="0.025" units="cm"/>
      <inkml:brushProperty name="height" value="0.025" units="cm"/>
    </inkml:brush>
  </inkml:definitions>
  <inkml:trace contextRef="#ctx0" brushRef="#br0">109 0 24575,'1'1'0,"0"-1"0,-1 1 0,1-1 0,0 1 0,-1 0 0,1-1 0,0 1 0,-1 0 0,1-1 0,-1 1 0,1 0 0,-1 0 0,1 0 0,-1-1 0,0 1 0,1 0 0,-1 0 0,0 0 0,0 0 0,1 0 0,-1 0 0,0 1 0,4 26 0,-4-25 0,2 4 0,-1 0 0,1 0 0,0 0 0,1 0 0,0 0 0,6 10 0,4 10 0,-13-27 0,0 1 0,0 0 0,-1-1 0,1 1 0,0 0 0,0 0 0,0-1 0,0 1 0,-1 0 0,1-1 0,0 1 0,-1-1 0,1 1 0,0 0 0,-1-1 0,1 1 0,-1-1 0,1 1 0,-1-1 0,1 1 0,-1-1 0,1 1 0,-1-1 0,0 0 0,1 1 0,-2-1 0,-24 15 0,13-7 0,-13 11 0,6-5 0,2 1 0,-18 18 0,31-29-1365,2-1-5461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10:57.198"/>
    </inkml:context>
    <inkml:brush xml:id="br0">
      <inkml:brushProperty name="width" value="0.025" units="cm"/>
      <inkml:brushProperty name="height" value="0.025" units="cm"/>
    </inkml:brush>
  </inkml:definitions>
  <inkml:trace contextRef="#ctx0" brushRef="#br0">111 0 24575,'1'61'0,"-3"68"0,1-126 0,0 1 0,0-1 0,-1 1 0,0-1 0,0 0 0,0 1 0,0-1 0,0 0 0,0 0 0,-1 0 0,0-1 0,1 1 0,-1 0 0,0-1 0,0 0 0,-1 0 0,1 0 0,-4 2 0,2-1 0,-1 1 0,1 0 0,0 0 0,-8 9 0,12-11-114,-1-1 1,1 1-1,0 0 0,-1-1 0,0 1 1,1-1-1,-1 1 0,0-1 0,1 0 1,-1 0-1,-3 1 0,-1 0-6712</inkml:trace>
  <inkml:trace contextRef="#ctx0" brushRef="#br0" timeOffset="1629.91">406 167 24575,'-8'67'0,"5"-51"0,0 0 0,1 22 0,2-33 0,0 0 0,0 0 0,0 0 0,-1-1 0,1 1 0,-1 0 0,0-1 0,-1 1 0,1-1 0,-1 1 0,0-1 0,-2 5 0,2-6 0,-1-1 0,1 0 0,0 0 0,0 0 0,-1 0 0,1-1 0,-1 1 0,1 0 0,-1-1 0,0 0 0,0 0 0,0 0 0,1 0 0,-1 0 0,0-1 0,0 1 0,0-1 0,0 1 0,0-1 0,-6-1 0,-51 0-1365,53 1-5461</inkml:trace>
  <inkml:trace contextRef="#ctx0" brushRef="#br0" timeOffset="3455.78">716 432 24575,'-1'28'0,"0"-1"0,-1 1 0,-9 33 0,11-57 0,-1-1 0,1 0 0,-1 0 0,0 0 0,-1 0 0,1 0 0,0 0 0,-1 0 0,0 0 0,-2 3 0,2-4 0,0-1 0,0 0 0,0 0 0,0 0 0,0 0 0,0-1 0,0 1 0,0 0 0,0-1 0,0 0 0,-1 1 0,1-1 0,0 0 0,0 0 0,0 0 0,-3-1 0,-139-8-1365,137 10-5461</inkml:trace>
  <inkml:trace contextRef="#ctx0" brushRef="#br0" timeOffset="5551.21">609 833 24575,'16'1'0,"-1"0"0,0 2 0,0-1 0,0 2 0,0 0 0,15 7 0,-13-5 0,-14-5 5,1-1 1,-1 1-1,0-1 0,1 1 0,-1-1 0,1 0 1,-1 0-1,1-1 0,-1 1 0,0-1 1,1 0-1,-1 1 0,0-1 0,1-1 0,-1 1 1,0 0-1,0-1 0,0 0 0,0 0 0,0 0 1,-1 0-1,4-3 0,1-2-217,0 0 0,0 0 0,-1 0-1,0-1 1,-1 0 0,9-16 0,-11 19-6614</inkml:trace>
  <inkml:trace contextRef="#ctx0" brushRef="#br0" timeOffset="7580.73">723 1112 24575,'12'1'0,"0"0"0,0 1 0,-1 1 0,1 0 0,-1 0 0,14 7 0,-16-6 0,1 0 0,1-1 0,-1 0 0,0 0 0,1-1 0,-1-1 0,22 1 0,-29-2 0,0-1 0,0 0 0,0 0 0,0 0 0,0 0 0,-1 0 0,1-1 0,0 0 0,-1 1 0,1-1 0,-1 0 0,1 0 0,-1 0 0,3-3 0,30-39 0,-19 21 0,-1 4-1365</inkml:trace>
  <inkml:trace contextRef="#ctx0" brushRef="#br0" timeOffset="9229.66">799 1292 24575,'1'1'0,"-1"0"0,0 0 0,1 0 0,-1 0 0,0 0 0,1 0 0,-1 0 0,1 0 0,0 0 0,-1 0 0,1 0 0,0 0 0,-1-1 0,1 1 0,0 0 0,0-1 0,0 1 0,0 0 0,1 0 0,26 13 0,-11-5 0,5 8 0,-18-12 0,1-1 0,-1 0 0,1 0 0,0-1 0,1 1 0,-1-1 0,0 0 0,1-1 0,0 1 0,9 2 0,-11-6 8,0 1-1,0-1 1,0 0-1,0 0 0,0-1 1,0 1-1,-1-1 1,1 0-1,0 0 1,-1 0-1,0 0 0,1 0 1,-1-1-1,0 0 1,0 1-1,-1-1 0,5-6 1,-4 6-144,1-1-1,-1 0 1,1 1 0,0 0 0,0-1-1,0 2 1,1-1 0,-1 0-1,1 1 1,6-3 0,-4 4-6690</inkml:trace>
  <inkml:trace contextRef="#ctx0" brushRef="#br0" timeOffset="11170.9">853 1580 24575,'1'7'0,"0"-1"0,0 1 0,1-1 0,1 1 0,-1-1 0,1 0 0,0 0 0,0 0 0,0 0 0,1 0 0,0-1 0,0 0 0,1 0 0,-1 0 0,1 0 0,0-1 0,9 6 0,-9-7 0,0-1 0,1-1 0,-1 1 0,1-1 0,0 0 0,-1 0 0,1-1 0,0 0 0,-1 0 0,1 0 0,0 0 0,10-3 0,15 1 0,48 2-1365,-71 0-5461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11:10.465"/>
    </inkml:context>
    <inkml:brush xml:id="br0">
      <inkml:brushProperty name="width" value="0.025" units="cm"/>
      <inkml:brushProperty name="height" value="0.025" units="cm"/>
    </inkml:brush>
  </inkml:definitions>
  <inkml:trace contextRef="#ctx0" brushRef="#br0">100 0 24575,'2'6'0,"0"0"0,0-1 0,1 1 0,0-1 0,0 0 0,0 0 0,0 0 0,1 0 0,5 4 0,16 26 0,-24-33 0,1 0 0,0-1 0,0 1 0,0-1 0,-1 1 0,1-1 0,1 0 0,-1 0 0,0 0 0,0 0 0,0 0 0,0 0 0,1-1 0,-1 1 0,0-1 0,1 0 0,-1 1 0,0-1 0,1 0 0,-1 0 0,0-1 0,4 1 0,4-1 0,1-1 0,-1 1 0,18-6 0,-15 3 0,0 2 0,0-1 0,15 0 0,8-1 0,9-10-1365,-39 13-5461</inkml:trace>
  <inkml:trace contextRef="#ctx0" brushRef="#br0" timeOffset="2457.02">0 251 24575,'4'5'0,"-1"-1"0,0 1 0,-1 1 0,1-1 0,-1 0 0,0 1 0,0-1 0,1 11 0,5 11 0,-1 7 0,-6-29 0,0 0 0,0 1 0,0-1 0,0 0 0,1 0 0,4 8 0,-5-11 0,1 0 0,-1-1 0,1 1 0,0-1 0,0 1 0,-1-1 0,1 1 0,0-1 0,1 0 0,-1 0 0,0 0 0,0 0 0,0-1 0,0 1 0,1-1 0,-1 1 0,0-1 0,4 1 0,50-2 0,-35 0 0,59 1-1365,-73 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29:55.425"/>
    </inkml:context>
    <inkml:brush xml:id="br0">
      <inkml:brushProperty name="width" value="0.025" units="cm"/>
      <inkml:brushProperty name="height" value="0.025" units="cm"/>
    </inkml:brush>
  </inkml:definitions>
  <inkml:trace contextRef="#ctx0" brushRef="#br0">0 207 24575,'0'-8'0,"1"1"0,-1-1 0,2 0 0,-1 1 0,1-1 0,0 1 0,0-1 0,1 1 0,0 0 0,0 0 0,8-10 0,1-1 0,2 1 0,28-27 0,-31 33 0,-8 9 0,0 0 0,1 0 0,-1 0 0,0 0 0,1 1 0,-1 0 0,1 0 0,-1 0 0,1 0 0,-1 0 0,1 0 0,0 1 0,0 0 0,-1 0 0,1 0 0,3 1 0,63 9 0,-68-10 0,5 2-85,-1-1 0,1 1-1,0 0 1,-1 1 0,0-1-1,1 1 1,-1 1 0,-1-1-1,1 1 1,0 0 0,-1 0-1,0 1 1,0 0 0,0 0-1,6 7 1,-7-5-6741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29:57.705"/>
    </inkml:context>
    <inkml:brush xml:id="br0">
      <inkml:brushProperty name="width" value="0.025" units="cm"/>
      <inkml:brushProperty name="height" value="0.025" units="cm"/>
    </inkml:brush>
  </inkml:definitions>
  <inkml:trace contextRef="#ctx0" brushRef="#br0">1 287 24575,'0'-31'0,"1"1"0,2-1 0,9-45 0,-10 68 0,0 0 0,0 0 0,0 1 0,1-1 0,0 1 0,1-1 0,0 1 0,0 0 0,0 1 0,1-1 0,7-7 0,-10 11 0,1 1 0,-1 0 0,1 0 0,-1 0 0,1 0 0,0 1 0,0-1 0,-1 1 0,1 0 0,0 0 0,0 0 0,1 0 0,-1 0 0,0 0 0,0 1 0,0 0 0,0-1 0,0 1 0,1 0 0,3 1 0,8 2 0,-1-1 0,0 2 0,19 6 0,-5 0 0,53 5 0,-49-6 0,-26-6 0,-1-1 0,1-1 0,0 1 0,-1-1 0,10 1 0,63-2-1365,-69 0-5461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30:00.328"/>
    </inkml:context>
    <inkml:brush xml:id="br0">
      <inkml:brushProperty name="width" value="0.025" units="cm"/>
      <inkml:brushProperty name="height" value="0.025" units="cm"/>
    </inkml:brush>
  </inkml:definitions>
  <inkml:trace contextRef="#ctx0" brushRef="#br0">1 316 24575,'6'-9'0,"0"0"0,0-1 0,-1 1 0,0-1 0,-1 0 0,0 0 0,-1-1 0,0 1 0,3-16 0,5-16 0,-7 28 0,-1-1 0,-1 1 0,0-1 0,0-26 0,0-1 0,-2 41 0,0 0 0,0 0 0,0 1 0,1-1 0,-1 0 0,0 0 0,0 1 0,1-1 0,-1 0 0,0 0 0,1 1 0,-1-1 0,1 0 0,-1 1 0,1-1 0,-1 1 0,1-1 0,-1 0 0,1 1 0,-1-1 0,1 1 0,0 0 0,-1-1 0,1 1 0,0-1 0,1 1 0,24-1 0,30 17 0,-51-14 0,9 4 0,-7-3 0,0 0 0,1-1 0,-1 0 0,1 0 0,-1 0 0,1-1 0,-1 0 0,10-1 0,163 11-1365,-170-11-5461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30:04.856"/>
    </inkml:context>
    <inkml:brush xml:id="br0">
      <inkml:brushProperty name="width" value="0.025" units="cm"/>
      <inkml:brushProperty name="height" value="0.025" units="cm"/>
    </inkml:brush>
  </inkml:definitions>
  <inkml:trace contextRef="#ctx0" brushRef="#br0">0 0 24575,'1'5'0,"0"1"0,1-1 0,-1 0 0,1 0 0,0 0 0,1 0 0,-1-1 0,1 1 0,0 0 0,0-1 0,0 0 0,1 0 0,-1 0 0,7 5 0,22 31 0,-7 10 0,-16-31 0,0 0 0,2-1 0,17 23 0,-27-40 0,0 0 0,0 0 0,0 0 0,-1 0 0,1-1 0,1 1 0,-1 0 0,0-1 0,0 1 0,0-1 0,0 1 0,0-1 0,0 0 0,1 1 0,-1-1 0,0 0 0,0 0 0,0 0 0,1 0 0,-1 0 0,0 0 0,0 0 0,0 0 0,2-1 0,33-13 0,-5 2 0,-16 10 0,1 1 0,25 1 0,-27 0 0,0 0 0,-1 0 0,1-1 0,13-3 0,3-2-1365,-20 3-5461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30:07.025"/>
    </inkml:context>
    <inkml:brush xml:id="br0">
      <inkml:brushProperty name="width" value="0.025" units="cm"/>
      <inkml:brushProperty name="height" value="0.025" units="cm"/>
    </inkml:brush>
  </inkml:definitions>
  <inkml:trace contextRef="#ctx0" brushRef="#br0">0 0 24575,'1'6'0,"0"-1"0,0 1 0,1 0 0,0-1 0,0 0 0,0 1 0,1-1 0,0 0 0,0 0 0,4 5 0,13 26 0,10 50 0,-29-84 0,0 0 0,1-1 0,-1 1 0,1 0 0,-1 0 0,1-1 0,-1 1 0,1-1 0,0 1 0,0-1 0,0 1 0,-1-1 0,1 0 0,1 0 0,-1 0 0,0 0 0,0-1 0,0 1 0,0-1 0,1 1 0,-1-1 0,4 1 0,8 0 0,0-1 0,23-2 0,-14 1 0,1-1-273,0 0 0,0-2 0,0-1 0,28-9 0,-42 11-6553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30:09.817"/>
    </inkml:context>
    <inkml:brush xml:id="br0">
      <inkml:brushProperty name="width" value="0.025" units="cm"/>
      <inkml:brushProperty name="height" value="0.025" units="cm"/>
    </inkml:brush>
  </inkml:definitions>
  <inkml:trace contextRef="#ctx0" brushRef="#br0">0 0 24575,'2'35'0,"7"45"0,1-2 0,-11-57 0,0-20 0,1 0 0,0 0 0,0 0 0,-1 0 0,1 0 0,0 0 0,0 0 0,0 0 0,0 0 0,0 0 0,0 0 0,0 0 0,1 0 0,-1 0 0,0 0 0,1 1 0,-1-1 0,0-1 0,1 1 0,-1 0 0,1 0 0,0 0 0,-1 0 0,1 0 0,0 0 0,-1-1 0,1 1 0,0 0 0,0 0 0,0-1 0,0 1 0,-1-1 0,1 1 0,0-1 0,0 1 0,0-1 0,0 1 0,0-1 0,2 0 0,60 21 0,-30-9 0,0-2 0,38 7 0,-35-7 90,-30-7-381,0-1 0,1 0 0,0-1 0,10 2 0,-8-2-6535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33:54.696"/>
    </inkml:context>
    <inkml:brush xml:id="br0">
      <inkml:brushProperty name="width" value="0.025" units="cm"/>
      <inkml:brushProperty name="height" value="0.025" units="cm"/>
    </inkml:brush>
  </inkml:definitions>
  <inkml:trace contextRef="#ctx0" brushRef="#br0">1 170 24575,'3'-1'0,"0"1"0,0-1 0,1 0 0,-1 0 0,0 0 0,0-1 0,0 1 0,0-1 0,0 1 0,-1-1 0,1 0 0,3-3 0,27-27 0,-19 14 0,-11 13 0,1-1 0,1 1 0,-1 0 0,1 0 0,0 0 0,0 0 0,0 1 0,1 0 0,0 0 0,9-5 0,19-9 0,-29 15 0,1-1 0,0 1 0,0 0 0,0 0 0,1 1 0,-1 0 0,12-3 0,-17 5 0,0 0 0,1 0 0,-1 1 0,0-1 0,1 0 0,-1 1 0,0-1 0,1 1 0,-1-1 0,0 1 0,0 0 0,0-1 0,0 1 0,0 0 0,0 0 0,0 0 0,0 0 0,0 0 0,1 1 0,19 28 0,2-1 0,-16-22 0,0 0 0,0 0 0,11 15 0,16 17 0,-29-34-1365,-2-1-5461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33:57.213"/>
    </inkml:context>
    <inkml:brush xml:id="br0">
      <inkml:brushProperty name="width" value="0.025" units="cm"/>
      <inkml:brushProperty name="height" value="0.025" units="cm"/>
    </inkml:brush>
  </inkml:definitions>
  <inkml:trace contextRef="#ctx0" brushRef="#br0">0 969 24575,'1'-3'0,"-1"1"0,0 0 0,1 0 0,-1 0 0,1 0 0,0 0 0,-1 1 0,1-1 0,0 0 0,0 0 0,0 0 0,1 1 0,-1-1 0,0 0 0,1 1 0,-1-1 0,1 1 0,-1 0 0,1-1 0,-1 1 0,1 0 0,3-2 0,7-2 0,0-1 0,22-6 0,10-4 0,-16 1 0,19-13 0,-38 23 0,1 0 0,-1 0 0,1 2 0,0-1 0,1 1 0,-1 0 0,0 1 0,1 0 0,0 1 0,-1 0 0,1 1 0,0 0 0,10 2 0,-18-1 0,-1 0 0,0 0 0,1 0 0,-1 0 0,0 1 0,1-1 0,-1 1 0,0 0 0,0-1 0,0 1 0,-1 0 0,1 0 0,0 0 0,-1 0 0,1 1 0,-1-1 0,0 0 0,2 5 0,19 46 0,-17-23 0,-5-27 0,1 0 0,-1 1 0,1-1 0,-1 0 0,1 1 0,0-1 0,0 0 0,0 0 0,1 0 0,-1 0 0,1 0 0,2 3 0,0 1 0,1 0 0,-1 0 0,-1 0 0,4 8 0,12 22 0,-9-30-1365,-5-5-5461</inkml:trace>
  <inkml:trace contextRef="#ctx0" brushRef="#br0" timeOffset="2504.79">342 432 24575,'2'-2'0,"0"0"0,0 1 0,0-1 0,0 0 0,1 1 0,-1-1 0,0 1 0,1 0 0,-1 0 0,1 0 0,-1 0 0,1 0 0,0 0 0,2 0 0,2-1 0,78-33 0,-38 20 0,-9 4 0,-33 9 0,1 0 0,-1 1 0,1-1 0,-1 1 0,1 1 0,-1-1 0,1 1 0,7 0 0,-11 0 0,0 0 0,0 0 0,0 1 0,0-1 0,0 0 0,0 1 0,0 0 0,-1-1 0,1 1 0,0 0 0,0 0 0,-1 0 0,1 0 0,0 0 0,-1 1 0,1-1 0,-1 0 0,1 1 0,-1-1 0,0 1 0,0-1 0,1 1 0,-1 0 0,0-1 0,1 4 0,13 86 0,-6-68 0,-7-19 0,0 0 0,0 0 0,-1 0 0,0 0 0,1 0 0,-2 1 0,1-1 0,0 0 0,-1 6 0,-1 30 0,0-7 0,3 33 0,9-44-1365,-9-15-5461</inkml:trace>
  <inkml:trace contextRef="#ctx0" brushRef="#br0" timeOffset="4954.62">832 1 24575,'22'0'0,"0"1"0,1 0 0,-1 2 0,42 11 0,13 12 0,-47-20 0,-24-5 0,-1 0 0,1 0 0,-1 0 0,0 1 0,0 0 0,0 0 0,5 2 0,-9-3 0,0 0 0,-1 0 0,1 0 0,-1 0 0,1 0 0,-1 0 0,1 0 0,-1 0 0,0 0 0,0 0 0,1 0 0,-1 0 0,0 0 0,0 0 0,0 1 0,0-1 0,0 0 0,-1 0 0,1 0 0,0 0 0,0 0 0,-1 0 0,1 1 0,-11 30 0,9-27 0,-1 5 0,0 0 0,1 0 0,1 0 0,-1 0 0,1 0 0,1 11 0,-1 14 0,-1-29-24,0-1 0,0 1-1,0-1 1,-1 0 0,0 1-1,0-1 1,0 0-1,0-1 1,-7 8 0,1 0-1098,5-7-5704</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34:05.083"/>
    </inkml:context>
    <inkml:brush xml:id="br0">
      <inkml:brushProperty name="width" value="0.025" units="cm"/>
      <inkml:brushProperty name="height" value="0.025" units="cm"/>
    </inkml:brush>
  </inkml:definitions>
  <inkml:trace contextRef="#ctx0" brushRef="#br0">0 204 24575,'1'-5'0,"0"0"0,0 1 0,0-1 0,1 1 0,0 0 0,-1-1 0,2 1 0,-1 0 0,0 0 0,1 0 0,0 1 0,0-1 0,0 0 0,5-3 0,-4 2 0,1 0 0,-1 0 0,-1 0 0,1 0 0,-1 0 0,1-1 0,1-5 0,-2 3 0,1 1 0,0 0 0,0 0 0,0 1 0,7-8 0,7-12 0,-17 25 0,0-1 0,0 1 0,0 0 0,1 0 0,-1 0 0,0 0 0,0 0 0,1 0 0,-1 0 0,0 1 0,1-1 0,-1 0 0,1 1 0,-1-1 0,1 1 0,-1-1 0,1 1 0,-1 0 0,1 0 0,0 0 0,-1 0 0,1 0 0,-1 0 0,1 0 0,0 0 0,-1 1 0,1-1 0,2 1 0,6 3 0,1-1 0,-1 2 0,12 6 0,-7-4 0,0-1 0,1-1 0,0 0 0,-1-1 0,18 1 0,23 6 0,-18 2 0,-28-9 0,0-1 0,0 0 0,1 0 0,15 1 0,-2 0-1365,-18-2-5461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7:34:07.163"/>
    </inkml:context>
    <inkml:brush xml:id="br0">
      <inkml:brushProperty name="width" value="0.025" units="cm"/>
      <inkml:brushProperty name="height" value="0.025" units="cm"/>
    </inkml:brush>
  </inkml:definitions>
  <inkml:trace contextRef="#ctx0" brushRef="#br0">594 1077 24575,'1'-14'0,"1"-1"0,1 1 0,0 0 0,1 0 0,0 0 0,1 0 0,0 1 0,15-25 0,1-5 0,-12 17 0,-9 23 0,1-1 0,0 1 0,0 0 0,0 0 0,1-1 0,-1 1 0,4-4 0,-4 6 0,0 0 0,0 0 0,0 0 0,1 0 0,-1 0 0,1 0 0,-1 0 0,1 0 0,-1 0 0,1 1 0,-1-1 0,1 1 0,-1-1 0,1 1 0,0 0 0,-1-1 0,1 1 0,0 0 0,2 1 0,181 7 0,-178-7 0,0-1 0,0 0 0,0 1 0,0 0 0,0 1 0,0 0 0,0 0 0,-1 0 0,12 6 0,-16-7-170,1 0-1,0 0 0,0 0 1,0 0-1,0 0 0,0-1 1,6 1-1,-2-1-6655</inkml:trace>
  <inkml:trace contextRef="#ctx0" brushRef="#br0" timeOffset="2350.23">342 762 24575,'1'-15'0,"1"-1"0,1 1 0,0 0 0,1 0 0,0 1 0,1-1 0,1 1 0,0 0 0,8-13 0,14-34 0,-18 37 0,-1 0 0,10-43 0,-19 66 0,1-1 0,0 1 0,-1-1 0,1 1 0,0-1 0,0 1 0,0-1 0,1 1 0,-1 0 0,0 0 0,0-1 0,1 1 0,-1 0 0,1 0 0,-1 0 0,1 1 0,-1-1 0,1 0 0,-1 1 0,1-1 0,0 1 0,-1-1 0,1 1 0,0 0 0,0-1 0,-1 1 0,1 0 0,2 0 0,10 0 0,0 0 0,22 2 0,-20 0 0,0 0 23,-1 1-1,1 0 0,-1 1 0,0 1 1,25 11-1,-23-8-522,1-1 1,37 9-1,-49-15-6326</inkml:trace>
  <inkml:trace contextRef="#ctx0" brushRef="#br0" timeOffset="4705.17">0 314 24575,'1'-12'0,"0"0"0,1 0 0,1 0 0,3-12 0,-3 12 0,0 0 0,0 0 0,-1 0 0,0-14 0,-3-89 0,2 114 0,-1 0 0,0 0 0,1 0 0,-1 1 0,1-1 0,-1 0 0,1 0 0,-1 0 0,1 0 0,0 1 0,-1-1 0,1 0 0,0 1 0,0-1 0,-1 0 0,1 1 0,0-1 0,0 1 0,0-1 0,0 1 0,0 0 0,0-1 0,0 1 0,0 0 0,1-1 0,36-5 0,-14 3 0,-8-1 0,0 1 0,0 0 0,0 2 0,24 0 0,11-1 0,4-8-1365,-50 8-5461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10</Pages>
  <Words>2368</Words>
  <Characters>13499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27</cp:revision>
  <dcterms:created xsi:type="dcterms:W3CDTF">2026-06-16T13:12:00Z</dcterms:created>
  <dcterms:modified xsi:type="dcterms:W3CDTF">2026-06-17T17:30:00Z</dcterms:modified>
</cp:coreProperties>
</file>